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FE384" w14:textId="56769748" w:rsidR="00DD7D6E" w:rsidRDefault="004F1EBD" w:rsidP="00DD7D6E">
      <w:pPr>
        <w:pStyle w:val="Title"/>
      </w:pPr>
      <w:r>
        <w:t>System dynamics to support growth in the nascent U.S. bioproducts industry</w:t>
      </w:r>
    </w:p>
    <w:p w14:paraId="740DAA8F" w14:textId="4B55316D" w:rsidR="009E4F8A" w:rsidRDefault="009E4F8A" w:rsidP="009E4F8A"/>
    <w:p w14:paraId="1E55F7A5" w14:textId="3B141DDF" w:rsidR="009E4F8A" w:rsidRPr="0079710B" w:rsidRDefault="009E4F8A" w:rsidP="00DD6642">
      <w:pPr>
        <w:jc w:val="center"/>
        <w:rPr>
          <w:vertAlign w:val="superscript"/>
        </w:rPr>
      </w:pPr>
      <w:r>
        <w:t>Rebecca Hanes</w:t>
      </w:r>
      <w:r>
        <w:rPr>
          <w:vertAlign w:val="superscript"/>
        </w:rPr>
        <w:t>1</w:t>
      </w:r>
      <w:r>
        <w:t>, Brian Bush</w:t>
      </w:r>
      <w:r>
        <w:rPr>
          <w:vertAlign w:val="superscript"/>
        </w:rPr>
        <w:t>1</w:t>
      </w:r>
      <w:r>
        <w:t>, Lauren Sittler</w:t>
      </w:r>
      <w:r>
        <w:rPr>
          <w:vertAlign w:val="superscript"/>
        </w:rPr>
        <w:t>1</w:t>
      </w:r>
      <w:r w:rsidR="00293D9D">
        <w:t>, Anthony Foretich</w:t>
      </w:r>
      <w:r w:rsidR="0079710B">
        <w:rPr>
          <w:vertAlign w:val="superscript"/>
        </w:rPr>
        <w:t>2</w:t>
      </w:r>
    </w:p>
    <w:p w14:paraId="5648B7E2" w14:textId="0DCAC204" w:rsidR="009E4F8A" w:rsidRDefault="009E4F8A" w:rsidP="009E4F8A">
      <w:pPr>
        <w:pStyle w:val="ListParagraph"/>
        <w:numPr>
          <w:ilvl w:val="0"/>
          <w:numId w:val="5"/>
        </w:numPr>
      </w:pPr>
      <w:r>
        <w:t>Strategic En</w:t>
      </w:r>
      <w:r w:rsidR="00E24412">
        <w:t>er</w:t>
      </w:r>
      <w:r>
        <w:t>gy Analysis Center, National Renewable Energy Laboratory, Golden, CO, USA</w:t>
      </w:r>
    </w:p>
    <w:p w14:paraId="3681CA4D" w14:textId="146E38D6" w:rsidR="0079710B" w:rsidRDefault="0079710B" w:rsidP="009E4F8A">
      <w:pPr>
        <w:pStyle w:val="ListParagraph"/>
        <w:numPr>
          <w:ilvl w:val="0"/>
          <w:numId w:val="5"/>
        </w:numPr>
      </w:pPr>
      <w:proofErr w:type="spellStart"/>
      <w:r>
        <w:t>Affilation</w:t>
      </w:r>
      <w:proofErr w:type="spellEnd"/>
      <w:r>
        <w:t xml:space="preserve"> TBD</w:t>
      </w:r>
    </w:p>
    <w:p w14:paraId="29CED80F" w14:textId="1ECF8132" w:rsidR="00DD693C" w:rsidRDefault="00DD693C" w:rsidP="00DD693C">
      <w:pPr>
        <w:pStyle w:val="Heading1"/>
      </w:pPr>
      <w:r>
        <w:t>Abstract</w:t>
      </w:r>
    </w:p>
    <w:p w14:paraId="199C2280" w14:textId="424B1F0F" w:rsidR="00DD693C" w:rsidRDefault="004F77D9" w:rsidP="004F1EBD">
      <w:r>
        <w:t xml:space="preserve">Bioproducts have the potential to improve the sustainability and economic performance of integrated biorefineries, reduce the dependence of the U.S. chemical sector on imported fossil feedstocks, and contribute to an improvement in the sustainability of the U.S. chemical sector. However, it has historically been difficult to develop bioproduct technology to full commercial scale and to capture market share </w:t>
      </w:r>
      <w:r w:rsidR="004F1EBD">
        <w:t>from incumbent products</w:t>
      </w:r>
      <w:r>
        <w:t xml:space="preserve">. </w:t>
      </w:r>
      <w:r w:rsidR="004F1EBD">
        <w:t>To support bioproduct industry stakeholders in making decisions that will increase the likelihood of a bioproduct entering the commercial market, this work presents the Bioproduct Transition Dynamics (BTD) model, a system dynamics model of the bioproduct technology development process that will contribute to a greater understanding of the factors that contribute to or hinder a bioproduct’s market success. At the core of the BTD model</w:t>
      </w:r>
      <w:r>
        <w:t xml:space="preserve"> is the feedback loop between technology developers</w:t>
      </w:r>
      <w:r w:rsidR="00DC2EB8">
        <w:t xml:space="preserve">, </w:t>
      </w:r>
      <w:r>
        <w:t>investors</w:t>
      </w:r>
      <w:r w:rsidR="00DC2EB8">
        <w:t xml:space="preserve"> providing financial support,</w:t>
      </w:r>
      <w:r>
        <w:t xml:space="preserve"> and government entities providing funds for research, </w:t>
      </w:r>
      <w:r w:rsidR="00C70391">
        <w:t>development,</w:t>
      </w:r>
      <w:r>
        <w:t xml:space="preserve"> and commercialization. Th</w:t>
      </w:r>
      <w:r w:rsidR="00C70391">
        <w:t>e</w:t>
      </w:r>
      <w:r>
        <w:t xml:space="preserve"> model serves as a decision support tool usable by bioproduct industry stakeholders to inform decisions</w:t>
      </w:r>
      <w:r w:rsidR="00DC2EB8">
        <w:t xml:space="preserve"> around </w:t>
      </w:r>
      <w:r w:rsidR="00C70391">
        <w:t>which</w:t>
      </w:r>
      <w:r w:rsidR="00DC2EB8">
        <w:t xml:space="preserve"> bioproduct development projects to pursue, which to invest in, and which </w:t>
      </w:r>
      <w:r w:rsidR="00C70391">
        <w:t>would benefit most from government support</w:t>
      </w:r>
      <w:r>
        <w:t>. We apply the BTD model to determining the critical factors that cause the Valley of Death for bioproducts and identifying ways of navigating the Valley of Death through to commercialization. We also compare direct replacement bioproducts with performance advantaged bioproducts, to determine if these two types of bioproducts have substantially different paths to commercial success.</w:t>
      </w:r>
      <w:r w:rsidR="00DC2EB8">
        <w:t xml:space="preserve"> Results show that while there are few factors that are critical to success by themselves, there are many combinations of factors that generally lead to market success. </w:t>
      </w:r>
    </w:p>
    <w:p w14:paraId="359F2F73" w14:textId="4361BA0A" w:rsidR="00DD693C" w:rsidRDefault="00DD693C" w:rsidP="00DD693C">
      <w:pPr>
        <w:pStyle w:val="Heading1"/>
      </w:pPr>
      <w:r>
        <w:t>Introduction</w:t>
      </w:r>
    </w:p>
    <w:p w14:paraId="5A9E7FB0" w14:textId="082A2DE0" w:rsidR="00A83FE4" w:rsidRDefault="00C70391" w:rsidP="00A83FE4">
      <w:r>
        <w:t xml:space="preserve">Transitioning to a domestic bioeconomy in the U.S. would offer economic, energy security, environmental, and social benefits and </w:t>
      </w:r>
      <w:r w:rsidR="00A17B1F">
        <w:t xml:space="preserve">has been a goal at the federal level since </w:t>
      </w:r>
      <w:r w:rsidR="00F61BDD">
        <w:t xml:space="preserve">the Biomass Research and Development Board began work on the Bioeconomy Initiative in </w:t>
      </w:r>
      <w:r w:rsidR="00A17B1F">
        <w:t>2</w:t>
      </w:r>
      <w:r w:rsidR="000E509B">
        <w:t>013</w:t>
      </w:r>
      <w:r w:rsidR="00F61BDD">
        <w:t xml:space="preserve">. </w:t>
      </w:r>
      <w:r w:rsidR="00F61BDD">
        <w:fldChar w:fldCharType="begin"/>
      </w:r>
      <w:r w:rsidR="00F61BDD">
        <w:instrText xml:space="preserve"> ADDIN ZOTERO_ITEM CSL_CITATION {"citationID":"KV0ao5Em","properties":{"formattedCitation":"(1)","plainCitation":"(1)","noteIndex":0},"citationItems":[{"id":2800,"uris":["http://zotero.org/groups/2185154/items/RL8PKTIM"],"uri":["http://zotero.org/groups/2185154/items/RL8PKTIM"],"itemData":{"id":2800,"type":"report","title":"The Bioeconomy Initiative: Implementation Framework","publisher":"BR&amp;D Board","URL":"biomassboard.gov/pdfs/Bioeconomy_Initiative_Implementation_Framework_FINAL.pdf","author":[{"family":"Biomass Research and Development Board","given":""}],"issued":{"date-parts":[["2019",3]]}}}],"schema":"https://github.com/citation-style-language/schema/raw/master/csl-citation.json"} </w:instrText>
      </w:r>
      <w:r w:rsidR="00F61BDD">
        <w:fldChar w:fldCharType="separate"/>
      </w:r>
      <w:r w:rsidR="00F61BDD" w:rsidRPr="00F61BDD">
        <w:rPr>
          <w:rFonts w:cs="Times New Roman"/>
        </w:rPr>
        <w:t>(1)</w:t>
      </w:r>
      <w:r w:rsidR="00F61BDD">
        <w:fldChar w:fldCharType="end"/>
      </w:r>
      <w:r w:rsidR="00F61BDD">
        <w:t xml:space="preserve"> </w:t>
      </w:r>
      <w:r w:rsidR="007E58FA">
        <w:t>Bioproducts</w:t>
      </w:r>
      <w:r w:rsidR="000E509B">
        <w:t>, chemicals produced from biomass rather than fossil feedstocks,</w:t>
      </w:r>
      <w:r w:rsidR="007E58FA">
        <w:t xml:space="preserve"> are a </w:t>
      </w:r>
      <w:r w:rsidR="00F61BDD">
        <w:t>fundamental part of the emerging bioeconomy and have the potential to convert much of the U.S. chemical and manufacturing sectors to biomass-derived feedstocks.</w:t>
      </w:r>
      <w:r w:rsidR="00A83FE4">
        <w:t xml:space="preserve"> </w:t>
      </w:r>
      <w:r w:rsidR="000E509B">
        <w:t xml:space="preserve">Bioproducts have the potential to </w:t>
      </w:r>
      <w:r w:rsidR="000E509B">
        <w:lastRenderedPageBreak/>
        <w:t>reduce the U.S. chemical sector’s dependence on imported fossil feedstocks and to</w:t>
      </w:r>
      <w:r w:rsidR="000E509B" w:rsidRPr="006D74E4">
        <w:t xml:space="preserve"> improve the overall sustainability of integrated </w:t>
      </w:r>
      <w:r w:rsidR="000E509B" w:rsidRPr="000C3D49">
        <w:t>biorefineries</w:t>
      </w:r>
      <w:r>
        <w:t xml:space="preserve"> that also produce liquid biofuels</w:t>
      </w:r>
      <w:r w:rsidR="000E509B">
        <w:t xml:space="preserve">. </w:t>
      </w:r>
      <w:r w:rsidR="000E509B">
        <w:fldChar w:fldCharType="begin"/>
      </w:r>
      <w:r w:rsidR="00F61BDD">
        <w:instrText xml:space="preserve"> ADDIN ZOTERO_ITEM CSL_CITATION {"citationID":"5RQaJALH","properties":{"formattedCitation":"(2)","plainCitation":"(2)","noteIndex":0},"citationItems":[{"id":2791,"uris":["http://zotero.org/groups/2185154/items/WN3VPCXN"],"uri":["http://zotero.org/groups/2185154/items/WN3VPCXN"],"itemData":{"id":2791,"type":"article-journal","title":"The Techno-Economic Basis for Coproduct Manufacturing To Enable Hydrocarbon Fuel Production from Lignocellulosic Biomass","container-title":"ACS Sustainable Chemistry &amp; Engineering","page":"3196-3211","volume":"4","issue":"6","source":"ACS Publications","abstract":"Biorefinery process development relies on techno-economic analysis (TEA) to identify primary cost drivers, prioritize research directions, and mitigate technical risk for scale-up through development of detailed process designs. Here, we conduct TEA of a model 2000 dry metric ton-per-day lignocellulosic biorefinery that employs a two-step pretreatment and enzymatic hydrolysis to produce biomass-derived sugars, followed by biological lipid production, lipid recovery, and catalytic hydrotreating to produce renewable diesel blendstock (RDB). On the basis of projected near-term technical feasibility of these steps, we predict that RDB could be produced at a minimum fuel selling price (MFSP) of USD $9.55/gasoline-gallon-equivalent (GGE), predicated on the need for improvements in the lipid productivity and yield beyond current benchmark performance. This cost is significant given the limitations in scale and high costs for aerobic cultivation of oleaginous microbes and subsequent lipid extraction/recovery. In light of this predicted cost, we developed an alternative pathway which demonstrates that RDB costs could be substantially reduced in the near term if upgradeable fractions of biomass, in this case hemicellulose-derived sugars, are diverted to coproducts of sufficient value and market size; here, we use succinic acid as an example coproduct. The coproduction model predicts an MFSP of USD $5.28/GGE when leaving conversion and yield parameters unchanged for the fuel production pathway, leading to a change in biorefinery RDB capacity from 24 to 15 MM GGE/year and 0.13 MM tons of succinic acid per year. Additional analysis demonstrates that beyond the near-term projections assumed in the models here, further reductions in the MFSP toward $2–3/GGE (which would be competitive with fossil-based hydrocarbon fuels) are possible with additional transformational improvements in the fuel and coproduct trains, especially in terms of carbon efficiency to both fuels and coproducts, recovery and purification of fuels and coproducts, and coproduct selection and price. Overall, this analysis documents potential economics for both a hydrocarbon fuel and bioproduct process pathway and highlights prioritized research directions beyond the current benchmark to enable hydrocarbon fuel production via an oleaginous microbial platform with simultaneous coproduct manufacturing from lignocellulosic biomass.","DOI":"10.1021/acssuschemeng.6b00243","journalAbbreviation":"ACS Sustainable Chem. Eng.","author":[{"family":"Biddy","given":"Mary J."},{"family":"Davis","given":"Ryan"},{"family":"Humbird","given":"David"},{"family":"Tao","given":"Ling"},{"family":"Dowe","given":"Nancy"},{"family":"Guarnieri","given":"Michael T."},{"family":"Linger","given":"Jeffrey G."},{"family":"Karp","given":"Eric M."},{"family":"Salvachúa","given":"Davinia"},{"family":"Vardon","given":"Derek R."},{"family":"Beckham","given":"Gregg T."}],"issued":{"date-parts":[["2016",6,6]]}}}],"schema":"https://github.com/citation-style-language/schema/raw/master/csl-citation.json"} </w:instrText>
      </w:r>
      <w:r w:rsidR="000E509B">
        <w:fldChar w:fldCharType="separate"/>
      </w:r>
      <w:r w:rsidR="00F61BDD" w:rsidRPr="00F61BDD">
        <w:rPr>
          <w:rFonts w:cs="Times New Roman"/>
        </w:rPr>
        <w:t>(2)</w:t>
      </w:r>
      <w:r w:rsidR="000E509B">
        <w:fldChar w:fldCharType="end"/>
      </w:r>
      <w:r w:rsidR="000E509B">
        <w:t xml:space="preserve"> Some high value bioproducts can also improve the economic feasibility of biorefineries by providing an additional revenue stream without requiring a separate processing facility. Bioproducts, like biofuels, rely on domestic supply chains based in the agricultural sector; increased demand for the biomass feedstocks is likely to increase activity in the agricultural sector and generate jobs both seasonal (farming, harvesting and transportation work) and year-round (biomass depot and biorefinery work). </w:t>
      </w:r>
      <w:r w:rsidR="007E58FA">
        <w:t>The Bioenergy Technologies Office (</w:t>
      </w:r>
      <w:r w:rsidR="00A83FE4" w:rsidRPr="006D74E4">
        <w:t>BETO</w:t>
      </w:r>
      <w:r w:rsidR="007E58FA">
        <w:t xml:space="preserve">) within the U.S. Department of Energy </w:t>
      </w:r>
      <w:r w:rsidR="00F61BDD">
        <w:t xml:space="preserve">Office of Energy Efficiency and Renewable Energy </w:t>
      </w:r>
      <w:r w:rsidR="00A83FE4" w:rsidRPr="006D74E4">
        <w:t xml:space="preserve">has developed a broad understanding of </w:t>
      </w:r>
      <w:r w:rsidR="00A83FE4">
        <w:t>the</w:t>
      </w:r>
      <w:r w:rsidR="00A83FE4" w:rsidRPr="006D74E4">
        <w:t xml:space="preserve"> processes that produce bioproducts and the associated </w:t>
      </w:r>
      <w:r w:rsidR="00A83FE4">
        <w:t>technological, economic, and sustainability</w:t>
      </w:r>
      <w:r w:rsidR="00A83FE4" w:rsidRPr="006D74E4">
        <w:t xml:space="preserve"> a</w:t>
      </w:r>
      <w:r w:rsidR="00A83FE4">
        <w:t>ttributes</w:t>
      </w:r>
      <w:r w:rsidR="00AC1A8B">
        <w:t xml:space="preserve">. </w:t>
      </w:r>
      <w:r>
        <w:fldChar w:fldCharType="begin"/>
      </w:r>
      <w:r>
        <w:instrText xml:space="preserve"> ADDIN ZOTERO_ITEM CSL_CITATION {"citationID":"IGgoPudE","properties":{"formattedCitation":"(3)","plainCitation":"(3)","noteIndex":0},"citationItems":[{"id":2794,"uris":["http://zotero.org/groups/2185154/items/IW4FGKD5"],"uri":["http://zotero.org/groups/2185154/items/IW4FGKD5"],"itemData":{"id":2794,"type":"report","title":"Chemicals from Biomass: A Market Assessment of Bioproducts with Near-Term Potential","publisher":"National Renewable Energy Lab. (NREL), Golden, CO (United States)","source":"www.osti.gov","abstract":"The U.S. Department of Energy's Office of Scientific and Technical Information","URL":"https://www.osti.gov/biblio/1244312-chemicals-from-biomass-market-assessment-bioproducts-near-term-potential","note":"DOI: 10.2172/1244312","number":"NREL/TP-5100-65509","title-short":"Chemicals from Biomass","language":"English","author":[{"family":"Biddy","given":"Mary J."},{"family":"Scarlata","given":"Christopher"},{"family":"Kinchin","given":"Christopher"}],"issued":{"date-parts":[["2016",3,23]]},"accessed":{"date-parts":[["2019",9,10]]}}}],"schema":"https://github.com/citation-style-language/schema/raw/master/csl-citation.json"} </w:instrText>
      </w:r>
      <w:r>
        <w:fldChar w:fldCharType="separate"/>
      </w:r>
      <w:r w:rsidRPr="00F61BDD">
        <w:rPr>
          <w:rFonts w:cs="Times New Roman"/>
        </w:rPr>
        <w:t>(3)</w:t>
      </w:r>
      <w:r>
        <w:fldChar w:fldCharType="end"/>
      </w:r>
      <w:r>
        <w:t xml:space="preserve"> </w:t>
      </w:r>
      <w:r w:rsidR="00AC1A8B">
        <w:t xml:space="preserve">Work is ongoing to develop </w:t>
      </w:r>
      <w:r>
        <w:t xml:space="preserve">the </w:t>
      </w:r>
      <w:r w:rsidR="00AC1A8B">
        <w:t>different feedstocks, production pathways, microorganisms, and separation techniques</w:t>
      </w:r>
      <w:r>
        <w:t xml:space="preserve"> necessary to commercialize bioproducts</w:t>
      </w:r>
      <w:r w:rsidR="00F61BDD">
        <w:t xml:space="preserve">. </w:t>
      </w:r>
      <w:r w:rsidR="00AC1A8B">
        <w:t>H</w:t>
      </w:r>
      <w:r w:rsidR="00A83FE4">
        <w:t>owever,</w:t>
      </w:r>
      <w:r w:rsidR="00A83FE4" w:rsidRPr="006D74E4">
        <w:t xml:space="preserve"> the </w:t>
      </w:r>
      <w:r w:rsidR="00AC1A8B">
        <w:t xml:space="preserve">drivers behind successful bioproduct commercialization and possible </w:t>
      </w:r>
      <w:r w:rsidR="00A83FE4">
        <w:t>scenarios under which the bioproducts industry can capture additional</w:t>
      </w:r>
      <w:r w:rsidR="00A83FE4" w:rsidRPr="00174D3E">
        <w:t xml:space="preserve"> market share</w:t>
      </w:r>
      <w:r w:rsidR="00A83FE4">
        <w:t xml:space="preserve"> </w:t>
      </w:r>
      <w:r w:rsidR="00A83FE4" w:rsidRPr="006D74E4">
        <w:t xml:space="preserve">are not yet well understood. </w:t>
      </w:r>
      <w:r w:rsidR="00AC1A8B">
        <w:t>Bioproducts have historically proven difficult to develop to full commercial scale, and industry anecdotes are clear that even economically competitive performance-advantaged bioproducts are not guaranteed to succeed in the market</w:t>
      </w:r>
      <w:r>
        <w:t xml:space="preserve"> in the medium to long term</w:t>
      </w:r>
      <w:r w:rsidR="00AC1A8B">
        <w:t xml:space="preserve">. </w:t>
      </w:r>
      <w:r w:rsidR="00A83FE4">
        <w:t xml:space="preserve">This lack of understanding both contributes to the low market share of existing bioproducts </w:t>
      </w:r>
      <w:r w:rsidR="00F61BDD">
        <w:t xml:space="preserve">– as of 2013, bioproducts comprised approximately 4% of the U.S. chemical market </w:t>
      </w:r>
      <w:r w:rsidR="00F61BDD">
        <w:fldChar w:fldCharType="begin"/>
      </w:r>
      <w:r w:rsidR="00F61BDD">
        <w:instrText xml:space="preserve"> ADDIN ZOTERO_ITEM CSL_CITATION {"citationID":"OWUXtIJ3","properties":{"formattedCitation":"(4)","plainCitation":"(4)","noteIndex":0},"citationItems":[{"id":2797,"uris":["http://zotero.org/groups/2185154/items/2LAAPIT6"],"uri":["http://zotero.org/groups/2185154/items/2LAAPIT6"],"itemData":{"id":2797,"type":"article-journal","title":"An Economic Impact Analysis of the U.S. Biobased Products Industry: A Report to the Congress of the United States of America","container-title":"Industrial Biotechnology","page":"201-209","volume":"11","source":"ResearchGate","abstract":"This report was prepared for the US Department of Agriculture (USDA) BioPreferred program and the Congress of the United States of America as mandated in Section 9002 of the 2014 Farm Bill (the Agricultural Act of 2014; P.L. 113-79). The conclusions and recommendations are those of the authors and have not been endorsed by the USDA. The report is a follow-up to the October 2014 report, Why Biobased? Opportunities in the Emerging Bioeconomy prepared for USDA. As presented, this report seeks to answer the six following important questions regarding the contributions of the biobased products industry in the United States:\n. The quantity of biobased products sold\n. The value of the biobased products\n. The quantity of jobs created\n. The quantity of petroleum displaced\n. Other environmental benefits\n. Areas in which the use or manufacturing of biobased products could be more effectively used, including identifying any technical and economic obstacles and recommending how those obstacles can be overcome.","title-short":"An Economic Impact Analysis of the U.S. Biobased Products Industry","journalAbbreviation":"Industrial Biotechnology","author":[{"family":"Golden","given":"Jay"},{"family":"Handfield","given":"Robert"},{"family":"Daystar","given":"Jesse"},{"family":"Mcconnell","given":"T."}],"issued":{"date-parts":[["2015",8,15]]}}}],"schema":"https://github.com/citation-style-language/schema/raw/master/csl-citation.json"} </w:instrText>
      </w:r>
      <w:r w:rsidR="00F61BDD">
        <w:fldChar w:fldCharType="separate"/>
      </w:r>
      <w:r w:rsidR="00F61BDD" w:rsidRPr="00F61BDD">
        <w:rPr>
          <w:rFonts w:cs="Times New Roman"/>
        </w:rPr>
        <w:t>(4)</w:t>
      </w:r>
      <w:r w:rsidR="00F61BDD">
        <w:fldChar w:fldCharType="end"/>
      </w:r>
      <w:r w:rsidR="00F61BDD">
        <w:t xml:space="preserve"> – and t</w:t>
      </w:r>
      <w:r w:rsidR="00A83FE4">
        <w:t xml:space="preserve">he difficulty </w:t>
      </w:r>
      <w:r w:rsidR="00AC1A8B">
        <w:t xml:space="preserve">and uncertainty </w:t>
      </w:r>
      <w:r w:rsidR="00A83FE4">
        <w:t xml:space="preserve">of </w:t>
      </w:r>
      <w:r>
        <w:t>commercializing</w:t>
      </w:r>
      <w:r w:rsidR="00A83FE4">
        <w:t xml:space="preserve"> new bioproducts and bioproduct technologies</w:t>
      </w:r>
      <w:r w:rsidR="00F61BDD">
        <w:t>.</w:t>
      </w:r>
    </w:p>
    <w:p w14:paraId="1C064727" w14:textId="18826AE6" w:rsidR="00605394" w:rsidRDefault="00AC1A8B" w:rsidP="00605394">
      <w:r w:rsidRPr="00AC1A8B">
        <w:t>The present work addresses</w:t>
      </w:r>
      <w:r w:rsidR="00A83FE4">
        <w:t xml:space="preserve"> this knowledge gap</w:t>
      </w:r>
      <w:r>
        <w:t xml:space="preserve"> with the development of </w:t>
      </w:r>
      <w:r w:rsidR="00A83FE4">
        <w:t>a</w:t>
      </w:r>
      <w:r w:rsidR="00A83FE4" w:rsidRPr="00AA2AE1">
        <w:t xml:space="preserve"> </w:t>
      </w:r>
      <w:r>
        <w:t xml:space="preserve">decision support tool </w:t>
      </w:r>
      <w:r w:rsidR="00816D18">
        <w:t>that consists of</w:t>
      </w:r>
      <w:r w:rsidR="00A83FE4" w:rsidRPr="00AA2AE1">
        <w:t xml:space="preserve"> </w:t>
      </w:r>
      <w:r>
        <w:t xml:space="preserve">a </w:t>
      </w:r>
      <w:r w:rsidR="00A83FE4">
        <w:t>system dynamics</w:t>
      </w:r>
      <w:r>
        <w:t xml:space="preserve"> model</w:t>
      </w:r>
      <w:r w:rsidR="00A83FE4" w:rsidRPr="00AA2AE1">
        <w:t xml:space="preserve"> </w:t>
      </w:r>
      <w:r w:rsidR="00816D18">
        <w:t>of</w:t>
      </w:r>
      <w:r w:rsidR="00A83FE4" w:rsidRPr="00AA2AE1">
        <w:t xml:space="preserve"> </w:t>
      </w:r>
      <w:r w:rsidR="00A83FE4">
        <w:t xml:space="preserve">early-market bioproduct development from the pre-piloting research stage through piloting and demoing to commercial-scale production. </w:t>
      </w:r>
      <w:r w:rsidR="00A83FE4">
        <w:fldChar w:fldCharType="begin"/>
      </w:r>
      <w:r w:rsidR="00F61BDD">
        <w:instrText xml:space="preserve"> ADDIN ZOTERO_ITEM CSL_CITATION {"citationID":"KBAMqSmf","properties":{"formattedCitation":"(5)","plainCitation":"(5)","noteIndex":0},"citationItems":[{"id":2801,"uris":["http://zotero.org/groups/2185154/items/T4PYHFTG"],"uri":["http://zotero.org/groups/2185154/items/T4PYHFTG"],"itemData":{"id":2801,"type":"report","title":"Bioproduct Transition Dynamics Technical Report","publisher":"National Renewable Energy Laboratory (NREL)","abstract":"placeholder for the BTD technical report","number":"NREL/TP-XXXXX. In preparation.","author":[{"family":"Hanes","given":"Rebecca"},{"family":"Bush","given":"Brian"},{"family":"Sittler","given":"Lauren"},{"family":"Newes","given":"Emily"},{"family":"Foretich","given":"Anthony"},{"family":"Jenkin","given":"Thomas"}],"issued":{"date-parts":[["2020",9]]}}}],"schema":"https://github.com/citation-style-language/schema/raw/master/csl-citation.json"} </w:instrText>
      </w:r>
      <w:r w:rsidR="00A83FE4">
        <w:fldChar w:fldCharType="separate"/>
      </w:r>
      <w:r w:rsidR="00F61BDD" w:rsidRPr="00F61BDD">
        <w:rPr>
          <w:rFonts w:cs="Times New Roman"/>
        </w:rPr>
        <w:t>(5)</w:t>
      </w:r>
      <w:r w:rsidR="00A83FE4">
        <w:fldChar w:fldCharType="end"/>
      </w:r>
      <w:r w:rsidR="00A83FE4">
        <w:t xml:space="preserve"> </w:t>
      </w:r>
      <w:bookmarkStart w:id="0" w:name="_Hlk15307747"/>
      <w:r>
        <w:t xml:space="preserve">The Bioproduct Transition Dynamics (BTD) model captures </w:t>
      </w:r>
      <w:r w:rsidR="00A6080A">
        <w:t xml:space="preserve">the </w:t>
      </w:r>
      <w:r>
        <w:t>pre-commercial-scale technology development</w:t>
      </w:r>
      <w:r w:rsidR="00A6080A">
        <w:t xml:space="preserve"> process</w:t>
      </w:r>
      <w:r>
        <w:t xml:space="preserve"> and early-market transition </w:t>
      </w:r>
      <w:r w:rsidR="00A6080A">
        <w:t>processes such as market entry and competition between new and incumbent products.</w:t>
      </w:r>
      <w:r w:rsidR="00351B10">
        <w:t xml:space="preserve"> To the best of our knowledge there is no comparable extant model of early-market transition dynamics that focuses on technology development and </w:t>
      </w:r>
      <w:r>
        <w:t>does not model beyond operation of the first commercial scale plant</w:t>
      </w:r>
      <w:r w:rsidR="00351B10">
        <w:t>.</w:t>
      </w:r>
      <w:r w:rsidR="00605394">
        <w:t xml:space="preserve"> </w:t>
      </w:r>
      <w:r w:rsidR="00A83FE4">
        <w:t>The core of the BTD is the feedback loop between the bioproduct development process (including the impact on bioproduct techno-economics) and the decision-making process used by investors when determining whether to fund a project.</w:t>
      </w:r>
      <w:bookmarkEnd w:id="0"/>
      <w:r w:rsidR="00605394" w:rsidRPr="00605394">
        <w:t xml:space="preserve"> </w:t>
      </w:r>
      <w:r w:rsidR="00605394">
        <w:t xml:space="preserve">Both quantitative and semi-quantitative factors are represented, including bioproduct techno-economic criteria, industrial demand for and acceptance of bioproducts, investor optimism and risk tolerance, and investor expectations around continued government support. </w:t>
      </w:r>
    </w:p>
    <w:p w14:paraId="778D21E2" w14:textId="2E823AEF" w:rsidR="00A37A9E" w:rsidRDefault="000B490C" w:rsidP="00A83FE4">
      <w:r>
        <w:t>The</w:t>
      </w:r>
      <w:r w:rsidR="00F61292">
        <w:t xml:space="preserve"> primary use of the BTD model </w:t>
      </w:r>
      <w:r>
        <w:t xml:space="preserve">is </w:t>
      </w:r>
      <w:r w:rsidR="00F61292">
        <w:t xml:space="preserve">as a decision support tool for bioproduct industry stakeholders including technology developers </w:t>
      </w:r>
      <w:r w:rsidR="00C12F65">
        <w:t>in both start-up and established firms</w:t>
      </w:r>
      <w:r w:rsidR="00F61292">
        <w:t xml:space="preserve">, venture capitalists and other investors, industry analysts, and government agencies providing funding and other support to bioproduct development projects. </w:t>
      </w:r>
      <w:r w:rsidR="004F77D9">
        <w:t>The BTD was built to model a general</w:t>
      </w:r>
      <w:r w:rsidR="00740CD5">
        <w:t xml:space="preserve"> </w:t>
      </w:r>
      <w:r w:rsidR="004F77D9">
        <w:t xml:space="preserve">bioproduct development process and can therefore be used to analyze many types of bioproducts, </w:t>
      </w:r>
      <w:r w:rsidR="004F77D9">
        <w:lastRenderedPageBreak/>
        <w:t xml:space="preserve">including commodity-scale </w:t>
      </w:r>
      <w:r w:rsidR="00F5294C">
        <w:t xml:space="preserve">products with </w:t>
      </w:r>
      <w:r w:rsidR="004F77D9">
        <w:t>high demand</w:t>
      </w:r>
      <w:r w:rsidR="00F5294C">
        <w:t xml:space="preserve"> and</w:t>
      </w:r>
      <w:r w:rsidR="004F77D9">
        <w:t xml:space="preserve"> relatively low value, niche market </w:t>
      </w:r>
      <w:r w:rsidR="00F5294C">
        <w:t xml:space="preserve">products with </w:t>
      </w:r>
      <w:r w:rsidR="004F77D9">
        <w:t>low demand</w:t>
      </w:r>
      <w:r w:rsidR="00F5294C">
        <w:t xml:space="preserve"> but</w:t>
      </w:r>
      <w:r w:rsidR="004F77D9">
        <w:t xml:space="preserve"> relatively high value, performance</w:t>
      </w:r>
      <w:r w:rsidR="00DC5CD5">
        <w:t xml:space="preserve"> </w:t>
      </w:r>
      <w:r w:rsidR="004F77D9">
        <w:t xml:space="preserve">advantaged </w:t>
      </w:r>
      <w:r w:rsidR="00F5294C">
        <w:t xml:space="preserve">products which are </w:t>
      </w:r>
      <w:r w:rsidR="004F77D9">
        <w:t>novel molecules with functionality similar to molecules on the market</w:t>
      </w:r>
      <w:r w:rsidR="00F5294C">
        <w:t>,</w:t>
      </w:r>
      <w:r w:rsidR="004F77D9">
        <w:t xml:space="preserve"> and direct replacement </w:t>
      </w:r>
      <w:r w:rsidR="00F5294C">
        <w:t xml:space="preserve">products which are </w:t>
      </w:r>
      <w:r w:rsidR="004F77D9">
        <w:t>molecules identical to those on the market</w:t>
      </w:r>
      <w:r w:rsidR="00C046C1">
        <w:t>. Additionally,</w:t>
      </w:r>
      <w:r w:rsidR="00740CD5">
        <w:t xml:space="preserve"> the BTD can </w:t>
      </w:r>
      <w:r w:rsidR="00C046C1">
        <w:t>represent</w:t>
      </w:r>
      <w:r w:rsidR="00740CD5">
        <w:t xml:space="preserve"> a variety of exogenous scenarios under which bioproduct development takes place, such as the existence of incumbent products in the market and increasing or decreasing long-term trends in biomass and fossil feedstock prices. </w:t>
      </w:r>
      <w:r w:rsidR="004F77D9">
        <w:t xml:space="preserve">This flexibility enables analysts </w:t>
      </w:r>
      <w:r w:rsidR="00740CD5">
        <w:t xml:space="preserve">and other BTD users </w:t>
      </w:r>
      <w:r w:rsidR="004F77D9">
        <w:t xml:space="preserve">to formulate and explore technological and market scenarios that lead to a </w:t>
      </w:r>
      <w:r w:rsidR="00C046C1">
        <w:t>bioproduct succeeding or failing to reach continuous commercial pr</w:t>
      </w:r>
      <w:r w:rsidR="00936F31">
        <w:t>odu</w:t>
      </w:r>
      <w:r w:rsidR="00C046C1">
        <w:t>ction</w:t>
      </w:r>
      <w:r w:rsidR="004F77D9">
        <w:t xml:space="preserve">, </w:t>
      </w:r>
      <w:r w:rsidR="00740CD5">
        <w:t xml:space="preserve">to investigate how their or their firm’s decisions impact a bioproduct’s chances of reaching the commercial market, </w:t>
      </w:r>
      <w:r w:rsidR="004F77D9">
        <w:t xml:space="preserve">and to </w:t>
      </w:r>
      <w:r w:rsidR="004F77D9" w:rsidRPr="00A73EC8">
        <w:t xml:space="preserve">highlight how financial and scientific support from BETO can </w:t>
      </w:r>
      <w:r w:rsidR="004F77D9">
        <w:t>enhance a bioproduct’s likelihood of</w:t>
      </w:r>
      <w:r w:rsidR="004F77D9" w:rsidRPr="00A73EC8">
        <w:t xml:space="preserve"> success</w:t>
      </w:r>
      <w:r w:rsidR="004F77D9">
        <w:t xml:space="preserve"> along with the associated funding needs. </w:t>
      </w:r>
    </w:p>
    <w:p w14:paraId="5FA7AE95" w14:textId="124E8AC9" w:rsidR="004F77D9" w:rsidRDefault="00A37A9E" w:rsidP="00A83FE4">
      <w:r>
        <w:t>The primary objective of this paper is to demonstrate the insights and value provided by the BTD with an application to an analysis topic that was determined in collaboration with stakeholders within BETO</w:t>
      </w:r>
      <w:r w:rsidR="0012205D">
        <w:t xml:space="preserve">. This paper investigates the factors – both exogenous and endogenous – that contribute to the Valley of Death </w:t>
      </w:r>
      <w:r w:rsidR="004F77D9">
        <w:t>(the period between research and commercialization when many projects across industries fail)</w:t>
      </w:r>
      <w:r w:rsidR="0012205D">
        <w:t xml:space="preserve"> for bioproducts</w:t>
      </w:r>
      <w:r w:rsidR="004F77D9">
        <w:t xml:space="preserve">, and how these factors </w:t>
      </w:r>
      <w:r w:rsidR="0012205D">
        <w:t>differ for performance advantaged</w:t>
      </w:r>
      <w:r w:rsidR="004F77D9">
        <w:t xml:space="preserve"> bioproduct</w:t>
      </w:r>
      <w:r w:rsidR="0012205D">
        <w:t>s</w:t>
      </w:r>
      <w:r w:rsidR="004F77D9">
        <w:t xml:space="preserve"> versus direct replacement</w:t>
      </w:r>
      <w:r w:rsidR="0012205D">
        <w:t xml:space="preserve"> bioproducts.</w:t>
      </w:r>
    </w:p>
    <w:p w14:paraId="6A2EF5C4" w14:textId="2E37BCF2" w:rsidR="0012205D" w:rsidRPr="00A37A9E" w:rsidRDefault="0012205D" w:rsidP="00A83FE4">
      <w:pPr>
        <w:rPr>
          <w:b/>
          <w:bCs/>
        </w:rPr>
      </w:pPr>
      <w:r>
        <w:t xml:space="preserve">The remainder of this paper is structured as follows. The Background section summarizes the research done to lay the groundwork for the present analysis. In the Methods section, the BTD itself is discussed along with a brief overview of the system dynamics modeling method, and the experimental design used to obtain BTD results. Current limitations of the BTD and the resulting analysis are also discussed in the Methods section. BTD outcomes are provided </w:t>
      </w:r>
      <w:r w:rsidR="00EF09DF">
        <w:t xml:space="preserve">and interpreted </w:t>
      </w:r>
      <w:r>
        <w:t xml:space="preserve">in the Results </w:t>
      </w:r>
      <w:r w:rsidR="00EF09DF">
        <w:t xml:space="preserve">and Discussion </w:t>
      </w:r>
      <w:r>
        <w:t>section. Finally, conclusions of this analysis and next steps for the BTD project are given in the Conclusions section.</w:t>
      </w:r>
    </w:p>
    <w:p w14:paraId="4B4ABE07" w14:textId="456818D0" w:rsidR="005A2A9D" w:rsidRDefault="005A2A9D" w:rsidP="005A2A9D">
      <w:pPr>
        <w:pStyle w:val="Heading1"/>
      </w:pPr>
      <w:r>
        <w:t>Background</w:t>
      </w:r>
    </w:p>
    <w:p w14:paraId="458CC186" w14:textId="43FD1A25" w:rsidR="005A2A9D" w:rsidRDefault="005A2A9D" w:rsidP="005A2A9D">
      <w:pPr>
        <w:pStyle w:val="Heading2"/>
      </w:pPr>
      <w:r>
        <w:t>Valley of Death</w:t>
      </w:r>
      <w:r w:rsidR="000B4161">
        <w:t>: Definitions and Causes</w:t>
      </w:r>
    </w:p>
    <w:p w14:paraId="75A48110" w14:textId="2ABA0CFE" w:rsidR="00A138FC" w:rsidRPr="00A138FC" w:rsidRDefault="00A138FC" w:rsidP="00DF46C7">
      <w:r w:rsidRPr="00A138FC">
        <w:t xml:space="preserve">The process </w:t>
      </w:r>
      <w:r w:rsidR="00936F31">
        <w:t>of developing</w:t>
      </w:r>
      <w:r w:rsidRPr="00A138FC">
        <w:t xml:space="preserve"> a new product </w:t>
      </w:r>
      <w:r w:rsidR="00936F31">
        <w:t xml:space="preserve">from concept </w:t>
      </w:r>
      <w:r w:rsidRPr="00A138FC">
        <w:t>to market varies dramatically in terms of time and resources required</w:t>
      </w:r>
      <w:r w:rsidR="00936F31">
        <w:t xml:space="preserve"> across industries, developers, and product types</w:t>
      </w:r>
      <w:r w:rsidR="0012205D">
        <w:t xml:space="preserve">. </w:t>
      </w:r>
      <w:r w:rsidRPr="00A138FC">
        <w:t xml:space="preserve">In the medical field, where several phases of </w:t>
      </w:r>
      <w:r w:rsidR="00936F31">
        <w:t xml:space="preserve">rigorous </w:t>
      </w:r>
      <w:r w:rsidRPr="00A138FC">
        <w:t>testing are necessary</w:t>
      </w:r>
      <w:r w:rsidR="00936F31">
        <w:t xml:space="preserve"> before a drug or device can be sold on the market</w:t>
      </w:r>
      <w:r w:rsidRPr="00A138FC">
        <w:t xml:space="preserve">, the time from patenting a new drug to commercialization typically takes 11-12 years and over $1 billion USD </w:t>
      </w:r>
      <w:r w:rsidRPr="00A138FC">
        <w:fldChar w:fldCharType="begin"/>
      </w:r>
      <w:r w:rsidR="00F61BDD">
        <w:instrText xml:space="preserve"> ADDIN ZOTERO_ITEM CSL_CITATION {"citationID":"fAwuuuI4","properties":{"formattedCitation":"(6)","plainCitation":"(6)","noteIndex":0},"citationItems":[{"id":2671,"uris":["http://zotero.org/groups/2185154/items/H6MA442F"],"uri":["http://zotero.org/groups/2185154/items/H6MA442F"],"itemData":{"id":2671,"type":"article-journal","title":"Into the valley of death: research to innovation","container-title":"Drug Discovery Today","page":"610-613","volume":"18","issue":"13","source":"ScienceDirect","abstract":"The phase between research and successful innovation is known as the valley of death. Increasingly, researchers from the pharmaceutical industry and academia are working together, often encouraged by governments, to cross this ‘valley’ as they seek to bring basic research to the market. This is consistent with newer models of innovation policy that stress interaction between the different agents across the innovation process. Here, we examine this interaction in the UK, the EU and the USA using several specific examples, suggesting that cooperation is still far from perfect and that the return for academia on its research investment is relatively small. Countries are also beginning to use research as a tool of industrial economic policy.","DOI":"10.1016/j.drudis.2013.01.012","ISSN":"1359-6446","title-short":"Into the valley of death","journalAbbreviation":"Drug Discovery Today","author":[{"family":"Hudson","given":"John"},{"family":"Khazragui","given":"Hanan F."}],"issued":{"date-parts":[["2013",7,1]]}}}],"schema":"https://github.com/citation-style-language/schema/raw/master/csl-citation.json"} </w:instrText>
      </w:r>
      <w:r w:rsidRPr="00A138FC">
        <w:fldChar w:fldCharType="separate"/>
      </w:r>
      <w:r w:rsidR="00F61BDD" w:rsidRPr="00F61BDD">
        <w:rPr>
          <w:rFonts w:cs="Times New Roman"/>
        </w:rPr>
        <w:t>(6)</w:t>
      </w:r>
      <w:r w:rsidRPr="00A138FC">
        <w:fldChar w:fldCharType="end"/>
      </w:r>
      <w:r w:rsidRPr="00A138FC">
        <w:t>. Different types of products present different risks and are constrained by distinct regulations, supply chains, funding systems, and consumption models. Additionally, those who study the innovation process present different models for the product development sequence</w:t>
      </w:r>
      <w:r w:rsidR="00936F31">
        <w:t>, such as the technology readiness level (TRL) model first developed by the U.S. National Aeronautics and Space Administration (NASA)</w:t>
      </w:r>
      <w:r w:rsidRPr="00A138FC">
        <w:t xml:space="preserve">. The names and number of stages </w:t>
      </w:r>
      <w:r w:rsidR="00936F31">
        <w:t>within the technology development process are not consistent across different models</w:t>
      </w:r>
      <w:r w:rsidRPr="00A138FC">
        <w:t>.</w:t>
      </w:r>
      <w:r w:rsidR="00936F31">
        <w:t xml:space="preserve"> However, one consistent aspect of the technology development process that exists across industries and </w:t>
      </w:r>
      <w:r w:rsidR="00936F31">
        <w:lastRenderedPageBreak/>
        <w:t xml:space="preserve">products is a specific challenging phase </w:t>
      </w:r>
      <w:r w:rsidR="003F2CB1">
        <w:t xml:space="preserve">during which projects are particularly likely to fail, </w:t>
      </w:r>
      <w:r w:rsidR="00936F31">
        <w:t>commonly referred to as the Valley of Death</w:t>
      </w:r>
      <w:r w:rsidRPr="00A138FC">
        <w:t>.</w:t>
      </w:r>
    </w:p>
    <w:p w14:paraId="46A05FB0" w14:textId="3125D648" w:rsidR="00A138FC" w:rsidRPr="00DF46C7" w:rsidRDefault="00936F31" w:rsidP="00DF46C7">
      <w:r>
        <w:t xml:space="preserve">Although there is general agreement that the Valley of Death occurs in the period between initial concept development and full commercialization – that is, at some point during the technology development process </w:t>
      </w:r>
      <w:r w:rsidR="003F2CB1">
        <w:t xml:space="preserve">– a </w:t>
      </w:r>
      <w:r>
        <w:t>literature review on the concept</w:t>
      </w:r>
      <w:r w:rsidR="00A138FC" w:rsidRPr="00A138FC">
        <w:t xml:space="preserve"> reveals several definitions</w:t>
      </w:r>
      <w:r>
        <w:t xml:space="preserve"> that are not always in agreement</w:t>
      </w:r>
      <w:r w:rsidR="00A138FC" w:rsidRPr="00A138FC">
        <w:t xml:space="preserve">. Markham, Ward, </w:t>
      </w:r>
      <w:proofErr w:type="spellStart"/>
      <w:r w:rsidR="00A138FC" w:rsidRPr="00A138FC">
        <w:t>Aiman</w:t>
      </w:r>
      <w:proofErr w:type="spellEnd"/>
      <w:r w:rsidR="00A138FC" w:rsidRPr="00A138FC">
        <w:t xml:space="preserve">-Smith, and </w:t>
      </w:r>
      <w:proofErr w:type="spellStart"/>
      <w:r w:rsidR="00A138FC" w:rsidRPr="00A138FC">
        <w:t>Kingon</w:t>
      </w:r>
      <w:proofErr w:type="spellEnd"/>
      <w:r w:rsidR="003F2CB1">
        <w:t xml:space="preserve"> (2010)</w:t>
      </w:r>
      <w:r w:rsidR="00A138FC" w:rsidRPr="00A138FC">
        <w:t xml:space="preserve"> </w:t>
      </w:r>
      <w:r w:rsidR="009A7EF7">
        <w:t>id</w:t>
      </w:r>
      <w:r w:rsidR="00A138FC" w:rsidRPr="00A138FC">
        <w:t xml:space="preserve">entify </w:t>
      </w:r>
      <w:r>
        <w:t>Valley of Death</w:t>
      </w:r>
      <w:r w:rsidR="00A138FC" w:rsidRPr="00A138FC">
        <w:t xml:space="preserve"> as a metaphor for the “relative lack of resources and expertise” in the “discrete segment of development between research and product development” </w:t>
      </w:r>
      <w:r w:rsidR="00A138FC" w:rsidRPr="00A138FC">
        <w:fldChar w:fldCharType="begin"/>
      </w:r>
      <w:r w:rsidR="00F61BDD">
        <w:instrText xml:space="preserve"> ADDIN ZOTERO_ITEM CSL_CITATION {"citationID":"y4eCoxy7","properties":{"formattedCitation":"(7)","plainCitation":"(7)","noteIndex":0},"citationItems":[{"id":2664,"uris":["http://zotero.org/groups/2185154/items/SQNE77J9"],"uri":["http://zotero.org/groups/2185154/items/SQNE77J9"],"itemData":{"id":2664,"type":"article-journal","title":"The Valley of Death as Context for Role Theory in Product Innovation","container-title":"Journal of Product Innovation Management","page":"402-417","volume":"27","issue":"3","source":"Wiley Online Library","abstract":"The purpose of this paper is to define and explain the front end of product innovation as a discrete segment of development between research and product development. The Valley of Death is used as a metaphor to describe the relative lack of resources and expertise in this area of development. The metaphor suggests that there are relative more resources on one side of the valley in the form of research expertise and on the other side by commercialization expertise and resources. Within this valley a set of interlocking roles are examined that move projects from one side to the other. The empirical methodology used in this study gathered data from 272 Product Development &amp; Management Association (PDMA) members with extensive experience in the front end of product development using a Web-based survey instrument. Extensive pretests with experienced practitioners were conducted to develop the instrument. Results indicate that significant development takes place before projects enter into a firm's formal product development process. The data also support the roles of champion, sponsor, and gatekeeper as major actors that work together to develop and promote projects for introduction into the formal process. Champions make the organization aware of opportunities by conceptualizing the idea and preparing business cases. Sponsors support the development of promising ideas by providing resources to demonstrate the project's viability. Gatekeepers set criteria and make acceptance decisions. The data also reveal a dynamic interdependence between role players. It is concluded that the Valley of Death is a productive tool for identifying and understanding a critical area of development that has not been adequately addressed. This research finds a dynamic interplay between roles to accomplish tasks that are not well understood in practice or the literature. The implications of this research are far-ranging. It suggests that companies must understand the challenges in the valley, must develop the skills, and must make resources available to master the front end of product innovation. Recognizing roles, providing resources, and establishing expectations and accountability in this area of development become manageable in light of these results. Theoretically, this research informs role theory of a dynamic set of relationships previously treated as static. It also empirically investigates an area of product development where there is limited data. This paper opens profitable inquiries by focusing on an area of development not adequately researched yet drives the activities and investment made in subsequent steps of product development.","DOI":"10.1111/j.1540-5885.2010.00724.x","ISSN":"1540-5885","language":"en","author":[{"family":"Markham","given":"Stephen K."},{"family":"Ward","given":"Stephen J."},{"family":"Aiman‐Smith","given":"Lynda"},{"family":"Kingon","given":"Angus I."}],"issued":{"date-parts":[["2010"]]}}}],"schema":"https://github.com/citation-style-language/schema/raw/master/csl-citation.json"} </w:instrText>
      </w:r>
      <w:r w:rsidR="00A138FC" w:rsidRPr="00A138FC">
        <w:fldChar w:fldCharType="separate"/>
      </w:r>
      <w:r w:rsidR="00F61BDD" w:rsidRPr="00F61BDD">
        <w:rPr>
          <w:rFonts w:cs="Times New Roman"/>
        </w:rPr>
        <w:t>(7)</w:t>
      </w:r>
      <w:r w:rsidR="00A138FC" w:rsidRPr="00A138FC">
        <w:fldChar w:fldCharType="end"/>
      </w:r>
      <w:r w:rsidR="00A138FC" w:rsidRPr="00A138FC">
        <w:t xml:space="preserve">. Ford, </w:t>
      </w:r>
      <w:proofErr w:type="spellStart"/>
      <w:r w:rsidR="00A138FC" w:rsidRPr="00A138FC">
        <w:t>Koutsky</w:t>
      </w:r>
      <w:proofErr w:type="spellEnd"/>
      <w:r w:rsidR="00A138FC" w:rsidRPr="00A138FC">
        <w:t xml:space="preserve">, and </w:t>
      </w:r>
      <w:proofErr w:type="spellStart"/>
      <w:r w:rsidR="00A138FC" w:rsidRPr="00A138FC">
        <w:t>Spiwak</w:t>
      </w:r>
      <w:proofErr w:type="spellEnd"/>
      <w:r w:rsidR="003F2CB1">
        <w:t xml:space="preserve"> (2007)</w:t>
      </w:r>
      <w:r w:rsidR="00A138FC" w:rsidRPr="00A138FC">
        <w:t xml:space="preserve"> </w:t>
      </w:r>
      <w:r w:rsidR="003F2CB1">
        <w:t>suggest</w:t>
      </w:r>
      <w:r w:rsidR="00A138FC" w:rsidRPr="00A138FC">
        <w:t xml:space="preserve"> that the Valley of Death </w:t>
      </w:r>
      <w:r w:rsidR="003F2CB1">
        <w:t>manifests during the development phase when a product’s economic and technical feasibility must be established before the product is commercialized</w:t>
      </w:r>
      <w:r w:rsidR="00A138FC" w:rsidRPr="00A138FC">
        <w:t xml:space="preserve">. </w:t>
      </w:r>
      <w:r w:rsidR="003F2CB1">
        <w:t>The authors assert that conditions that lead to the Valley of Death are created during the basic research stage, when funding tends to be more readily available than during the feasibility-proving stage. This gap in funding in the intermediate development phase – the authors also assert that, relatively speaking, funding is more easily obtained when the product is ready for commercialization – is what causes the Valley of Death</w:t>
      </w:r>
      <w:r w:rsidR="00A138FC" w:rsidRPr="00A138FC">
        <w:t xml:space="preserve"> </w:t>
      </w:r>
      <w:r w:rsidR="00A138FC" w:rsidRPr="00A138FC">
        <w:fldChar w:fldCharType="begin"/>
      </w:r>
      <w:r w:rsidR="00F61BDD">
        <w:instrText xml:space="preserve"> ADDIN ZOTERO_ITEM CSL_CITATION {"citationID":"aRVcsieW","properties":{"formattedCitation":"(8)","plainCitation":"(8)","noteIndex":0},"citationItems":[{"id":2676,"uris":["http://zotero.org/groups/2185154/items/2C5XNJQR"],"uri":["http://zotero.org/groups/2185154/items/2C5XNJQR"],"itemData":{"id":2676,"type":"report","title":"A Valley of Death in the Innovation Sequence: An Economic Investigation","publisher":"Social Science Research Network","publisher-place":"Rochester, NY","genre":"SSRN Scholarly Paper","source":"papers.ssrn.com","event-place":"Rochester, NY","abstract":"The United States Department of Commerce, Technology Administration provided support to the Phoenix Center to study the causes and potential solutions of the Valley of Death for technology development in the United States under Study Contract No. SB1341-05-2-0023 administered by KT Consulting, Inc.  While several explanations for this Valley of Death have been proffered, this Paper takes a decidedly different approach to this issue.  We focus our attention on the notion that the Valley of Death is, in fact, a valley in the innovation process - an image that implies that funding for R&amp;D projects is more readily available for basic or early-stage research (a peak) than the intermediate stages (the valley).  Our economic model indicates that such a nonlinear phenomenon can only occur if noneconomic investments (such as government expenditures on basic research) are made in very early stage research without sufficient attention to the likely investment decisions at later stages of the innovation process.    This is not meant to imply that government support of R&amp;D activity is unwarranted; in fact, there are important and valid reasons for government to support R&amp;D activity.  In some respects, the Valley of Death may be an inevitable consequence of socially-valuable government intervention.  An important question is whether technology policymakers should devote some attention and resources to the study of the optimal mix of government support for early-stage and intermediate-stage R&amp;D projects.  In particular, it may be possible to increase economic welfare from government R&amp;D efforts by increasing support for intermediate stage projects or by altering the allocation of a fixed level of support between early and intermediate stages of the innovation process.  Even if the current mix of funding across the stages of the innovation process is deemed optimal, it is also sensible to evaluate ways to increase technology innovation by assisting private investors in seeing projects through intermediate stages of the innovation sequence, which will bring innovations closer to commercialization and diffusion.","URL":"https://papers.ssrn.com/abstract=1093006","number":"ID 1093006","title-short":"A Valley of Death in the Innovation Sequence","language":"en","author":[{"family":"Ford","given":"George S."},{"family":"Koutsky","given":"Thomas"},{"family":"Spiwak","given":"Lawrence J."}],"issued":{"date-parts":[["2007",9,1]]},"accessed":{"date-parts":[["2019",7,19]]}}}],"schema":"https://github.com/citation-style-language/schema/raw/master/csl-citation.json"} </w:instrText>
      </w:r>
      <w:r w:rsidR="00A138FC" w:rsidRPr="00A138FC">
        <w:fldChar w:fldCharType="separate"/>
      </w:r>
      <w:r w:rsidR="00F61BDD" w:rsidRPr="00F61BDD">
        <w:rPr>
          <w:rFonts w:cs="Times New Roman"/>
        </w:rPr>
        <w:t>(8)</w:t>
      </w:r>
      <w:r w:rsidR="00A138FC" w:rsidRPr="00A138FC">
        <w:fldChar w:fldCharType="end"/>
      </w:r>
      <w:r w:rsidR="00A138FC" w:rsidRPr="00A138FC">
        <w:t>. This definition is limited to a smaller range of activities than those given by other authors.</w:t>
      </w:r>
    </w:p>
    <w:p w14:paraId="03FCA658" w14:textId="5067FF1C" w:rsidR="00A138FC" w:rsidRPr="00A138FC" w:rsidRDefault="00A138FC" w:rsidP="003542D5">
      <w:pPr>
        <w:rPr>
          <w:rFonts w:cs="Times New Roman"/>
          <w:szCs w:val="24"/>
        </w:rPr>
      </w:pPr>
      <w:r w:rsidRPr="00A138FC">
        <w:rPr>
          <w:rFonts w:cs="Times New Roman"/>
          <w:szCs w:val="24"/>
        </w:rPr>
        <w:t xml:space="preserve">The U.S. Department of Energy Inventions </w:t>
      </w:r>
      <w:r w:rsidR="003542D5">
        <w:rPr>
          <w:rFonts w:cs="Times New Roman"/>
          <w:szCs w:val="24"/>
        </w:rPr>
        <w:t>and</w:t>
      </w:r>
      <w:r w:rsidRPr="00A138FC">
        <w:rPr>
          <w:rFonts w:cs="Times New Roman"/>
          <w:szCs w:val="24"/>
        </w:rPr>
        <w:t xml:space="preserve"> Innovation Program </w:t>
      </w:r>
      <w:r w:rsidR="003542D5">
        <w:rPr>
          <w:rFonts w:cs="Times New Roman"/>
          <w:szCs w:val="24"/>
        </w:rPr>
        <w:t>offers a much broader definition in a guide for innovators planning business and commercialization strategies. This guide defines the Valley of Death</w:t>
      </w:r>
      <w:r w:rsidRPr="00A138FC">
        <w:rPr>
          <w:rFonts w:cs="Times New Roman"/>
          <w:szCs w:val="24"/>
        </w:rPr>
        <w:t xml:space="preserve"> as the entire region of development during which the innovator must rely on debt from impersonal sources to finance the project. </w:t>
      </w:r>
      <w:r w:rsidR="003542D5" w:rsidRPr="00A138FC">
        <w:rPr>
          <w:rFonts w:cs="Times New Roman"/>
          <w:szCs w:val="24"/>
        </w:rPr>
        <w:fldChar w:fldCharType="begin"/>
      </w:r>
      <w:r w:rsidR="003542D5">
        <w:rPr>
          <w:rFonts w:cs="Times New Roman"/>
          <w:szCs w:val="24"/>
        </w:rPr>
        <w:instrText xml:space="preserve"> ADDIN ZOTERO_ITEM CSL_CITATION {"citationID":"fRWZj9Xo","properties":{"formattedCitation":"(9)","plainCitation":"(9)","noteIndex":0},"citationItems":[{"id":2714,"uris":["http://zotero.org/groups/2185154/items/V85KUWIT"],"uri":["http://zotero.org/groups/2185154/items/V85KUWIT"],"itemData":{"id":2714,"type":"report","title":"From Invention to Innovation","publisher":"National Renewable Energy Laboratory, Golden, CO (US)","source":"www.osti.gov","abstract":"The U.S. Department of Energy's Office of Scientific and Technical Information","URL":"https://www.osti.gov/biblio/757073-from-invention-innovation","number":"NREL/BR-330-26620; DOE/GO-10099-810","language":"English","author":[{"family":"Rorke","given":"M."}],"issued":{"date-parts":[["2000",7,18]]},"accessed":{"date-parts":[["2019",7,31]]}}}],"schema":"https://github.com/citation-style-language/schema/raw/master/csl-citation.json"} </w:instrText>
      </w:r>
      <w:r w:rsidR="003542D5" w:rsidRPr="00A138FC">
        <w:rPr>
          <w:rFonts w:cs="Times New Roman"/>
          <w:szCs w:val="24"/>
        </w:rPr>
        <w:fldChar w:fldCharType="separate"/>
      </w:r>
      <w:r w:rsidR="003542D5" w:rsidRPr="00F61BDD">
        <w:rPr>
          <w:rFonts w:cs="Times New Roman"/>
        </w:rPr>
        <w:t>(9)</w:t>
      </w:r>
      <w:r w:rsidR="003542D5" w:rsidRPr="00A138FC">
        <w:rPr>
          <w:rFonts w:cs="Times New Roman"/>
          <w:szCs w:val="24"/>
        </w:rPr>
        <w:fldChar w:fldCharType="end"/>
      </w:r>
      <w:r w:rsidR="003542D5">
        <w:rPr>
          <w:rFonts w:cs="Times New Roman"/>
          <w:szCs w:val="24"/>
        </w:rPr>
        <w:t xml:space="preserve"> According to this definition, the Valley encompasses virtually all technology development activities from</w:t>
      </w:r>
      <w:r w:rsidRPr="00A138FC">
        <w:rPr>
          <w:rFonts w:cs="Times New Roman"/>
          <w:szCs w:val="24"/>
        </w:rPr>
        <w:t xml:space="preserve"> building a working model to selling the </w:t>
      </w:r>
      <w:r w:rsidR="000B4161">
        <w:rPr>
          <w:rFonts w:cs="Times New Roman"/>
          <w:szCs w:val="24"/>
        </w:rPr>
        <w:t>fully commercialized</w:t>
      </w:r>
      <w:r w:rsidRPr="00A138FC">
        <w:rPr>
          <w:rFonts w:cs="Times New Roman"/>
          <w:szCs w:val="24"/>
        </w:rPr>
        <w:t xml:space="preserve"> product.</w:t>
      </w:r>
    </w:p>
    <w:p w14:paraId="3C1AA66C" w14:textId="56A1A9D2" w:rsidR="00A138FC" w:rsidRPr="00A138FC" w:rsidRDefault="00623234" w:rsidP="00DF46C7">
      <w:pPr>
        <w:rPr>
          <w:rFonts w:cs="Times New Roman"/>
          <w:szCs w:val="24"/>
        </w:rPr>
      </w:pPr>
      <w:r>
        <w:rPr>
          <w:rFonts w:cs="Times New Roman"/>
          <w:szCs w:val="24"/>
        </w:rPr>
        <w:t xml:space="preserve">Some more heavily regulated industries experience higher project failures rates in general and during the Valley of Death. Adams (2010) </w:t>
      </w:r>
      <w:r w:rsidR="00A138FC" w:rsidRPr="00A138FC">
        <w:rPr>
          <w:rFonts w:cs="Times New Roman"/>
          <w:szCs w:val="24"/>
        </w:rPr>
        <w:t xml:space="preserve">presents a table of 22 factors </w:t>
      </w:r>
      <w:r>
        <w:rPr>
          <w:rFonts w:cs="Times New Roman"/>
          <w:szCs w:val="24"/>
        </w:rPr>
        <w:t xml:space="preserve">known to </w:t>
      </w:r>
      <w:r w:rsidR="00A138FC" w:rsidRPr="00A138FC">
        <w:rPr>
          <w:rFonts w:cs="Times New Roman"/>
          <w:szCs w:val="24"/>
        </w:rPr>
        <w:t xml:space="preserve">contribute to the failure of </w:t>
      </w:r>
      <w:r>
        <w:rPr>
          <w:rFonts w:cs="Times New Roman"/>
          <w:szCs w:val="24"/>
        </w:rPr>
        <w:t>cancer drug development and</w:t>
      </w:r>
      <w:r w:rsidR="00A138FC" w:rsidRPr="00A138FC">
        <w:rPr>
          <w:rFonts w:cs="Times New Roman"/>
          <w:szCs w:val="24"/>
        </w:rPr>
        <w:t xml:space="preserve"> commercialization.</w:t>
      </w:r>
      <w:r>
        <w:rPr>
          <w:rFonts w:cs="Times New Roman"/>
          <w:szCs w:val="24"/>
        </w:rPr>
        <w:t xml:space="preserve"> </w:t>
      </w:r>
      <w:r w:rsidRPr="00A138FC">
        <w:rPr>
          <w:rFonts w:cs="Times New Roman"/>
          <w:szCs w:val="24"/>
        </w:rPr>
        <w:fldChar w:fldCharType="begin"/>
      </w:r>
      <w:r>
        <w:rPr>
          <w:rFonts w:cs="Times New Roman"/>
          <w:szCs w:val="24"/>
        </w:rPr>
        <w:instrText xml:space="preserve"> ADDIN ZOTERO_ITEM CSL_CITATION {"citationID":"7KINkaHg","properties":{"formattedCitation":"(10)","plainCitation":"(10)","noteIndex":0},"citationItems":[{"id":2659,"uris":["http://zotero.org/groups/2185154/items/TA4S7F3J"],"uri":["http://zotero.org/groups/2185154/items/TA4S7F3J"],"itemData":{"id":2659,"type":"article-journal","title":"The Valley of Death in anticancer drug development: a reassessment","container-title":"Trends in Pharmacological Sciences","page":"173-180","volume":"33","issue":"4","source":"ScienceDirect","abstract":"The past decade has seen an explosion in our understanding of cancer biology and with it many new potential disease targets. Nonetheless, our ability to translate these advances into therapies is poor, with a failure rate approaching 90%. Much discussion has been devoted to this so-called ‘Valley of Death’ in anticancer drug development, but the problem persists. Could we have overlooked some straightforward explanations to this highly complex problem? Important aspects of tumor physiology, drug pharmacokinetics, preclinical models, drug delivery, and clinical translation are not often emphasized, but could be crucial. This perspective summarizes current views on the problem and suggests feasible alternatives.","DOI":"10.1016/j.tips.2012.02.001","ISSN":"0165-6147","title-short":"The Valley of Death in anticancer drug development","journalAbbreviation":"Trends in Pharmacological Sciences","author":[{"family":"Adams","given":"David J."}],"issued":{"date-parts":[["2012",4,1]]}}}],"schema":"https://github.com/citation-style-language/schema/raw/master/csl-citation.json"} </w:instrText>
      </w:r>
      <w:r w:rsidRPr="00A138FC">
        <w:rPr>
          <w:rFonts w:cs="Times New Roman"/>
          <w:szCs w:val="24"/>
        </w:rPr>
        <w:fldChar w:fldCharType="separate"/>
      </w:r>
      <w:r w:rsidRPr="00F61BDD">
        <w:rPr>
          <w:rFonts w:cs="Times New Roman"/>
        </w:rPr>
        <w:t>(10)</w:t>
      </w:r>
      <w:r w:rsidRPr="00A138FC">
        <w:rPr>
          <w:rFonts w:cs="Times New Roman"/>
          <w:szCs w:val="24"/>
        </w:rPr>
        <w:fldChar w:fldCharType="end"/>
      </w:r>
      <w:r>
        <w:rPr>
          <w:rFonts w:cs="Times New Roman"/>
          <w:szCs w:val="24"/>
        </w:rPr>
        <w:t xml:space="preserve"> While some factors such as </w:t>
      </w:r>
      <w:r>
        <w:rPr>
          <w:rFonts w:cs="Times New Roman"/>
          <w:i/>
          <w:iCs/>
          <w:szCs w:val="24"/>
        </w:rPr>
        <w:t>healthcare culture</w:t>
      </w:r>
      <w:r>
        <w:t xml:space="preserve"> and </w:t>
      </w:r>
      <w:r>
        <w:rPr>
          <w:i/>
          <w:iCs/>
        </w:rPr>
        <w:t>choice of drug type</w:t>
      </w:r>
      <w:r>
        <w:t xml:space="preserve"> are specific to the pharmaceutical industry, others apply across industries. </w:t>
      </w:r>
      <w:r w:rsidR="00A138FC" w:rsidRPr="00A138FC">
        <w:rPr>
          <w:rFonts w:cs="Times New Roman"/>
          <w:szCs w:val="24"/>
        </w:rPr>
        <w:t>The</w:t>
      </w:r>
      <w:r>
        <w:rPr>
          <w:rFonts w:cs="Times New Roman"/>
          <w:szCs w:val="24"/>
        </w:rPr>
        <w:t xml:space="preserve"> more broadly applicable</w:t>
      </w:r>
      <w:r w:rsidR="00A138FC" w:rsidRPr="00A138FC">
        <w:rPr>
          <w:rFonts w:cs="Times New Roman"/>
          <w:szCs w:val="24"/>
        </w:rPr>
        <w:t xml:space="preserve"> factors include</w:t>
      </w:r>
      <w:r>
        <w:rPr>
          <w:rFonts w:cs="Times New Roman"/>
          <w:i/>
          <w:iCs/>
          <w:szCs w:val="24"/>
        </w:rPr>
        <w:t xml:space="preserve"> lack of financial resources</w:t>
      </w:r>
      <w:r w:rsidR="00A138FC" w:rsidRPr="00A138FC">
        <w:rPr>
          <w:rFonts w:cs="Times New Roman"/>
          <w:szCs w:val="24"/>
        </w:rPr>
        <w:t xml:space="preserve">, </w:t>
      </w:r>
      <w:r>
        <w:rPr>
          <w:rFonts w:cs="Times New Roman"/>
          <w:i/>
          <w:iCs/>
          <w:szCs w:val="24"/>
        </w:rPr>
        <w:t>lack of human resources</w:t>
      </w:r>
      <w:r w:rsidR="00A138FC" w:rsidRPr="00A138FC">
        <w:rPr>
          <w:rFonts w:cs="Times New Roman"/>
          <w:szCs w:val="24"/>
        </w:rPr>
        <w:t xml:space="preserve">, </w:t>
      </w:r>
      <w:r w:rsidR="00A138FC" w:rsidRPr="00623234">
        <w:rPr>
          <w:rFonts w:cs="Times New Roman"/>
          <w:i/>
          <w:iCs/>
          <w:szCs w:val="24"/>
        </w:rPr>
        <w:t>communication</w:t>
      </w:r>
      <w:r w:rsidR="00A138FC" w:rsidRPr="00A138FC">
        <w:rPr>
          <w:rFonts w:cs="Times New Roman"/>
          <w:szCs w:val="24"/>
        </w:rPr>
        <w:t xml:space="preserve">, </w:t>
      </w:r>
      <w:r w:rsidR="00A138FC" w:rsidRPr="00623234">
        <w:rPr>
          <w:rFonts w:cs="Times New Roman"/>
          <w:i/>
          <w:iCs/>
          <w:szCs w:val="24"/>
        </w:rPr>
        <w:t>lack of incentives in academia</w:t>
      </w:r>
      <w:r w:rsidR="00A138FC" w:rsidRPr="00A138FC">
        <w:rPr>
          <w:rFonts w:cs="Times New Roman"/>
          <w:szCs w:val="24"/>
        </w:rPr>
        <w:t xml:space="preserve">, </w:t>
      </w:r>
      <w:r w:rsidRPr="00623234">
        <w:rPr>
          <w:rFonts w:cs="Times New Roman"/>
          <w:i/>
          <w:iCs/>
          <w:szCs w:val="24"/>
        </w:rPr>
        <w:t>i</w:t>
      </w:r>
      <w:r w:rsidR="00A138FC" w:rsidRPr="00623234">
        <w:rPr>
          <w:rFonts w:cs="Times New Roman"/>
          <w:i/>
          <w:iCs/>
          <w:szCs w:val="24"/>
        </w:rPr>
        <w:t>ntellectual property issues</w:t>
      </w:r>
      <w:r w:rsidR="00A138FC" w:rsidRPr="00A138FC">
        <w:rPr>
          <w:rFonts w:cs="Times New Roman"/>
          <w:szCs w:val="24"/>
        </w:rPr>
        <w:t>,</w:t>
      </w:r>
      <w:r>
        <w:rPr>
          <w:rFonts w:cs="Times New Roman"/>
          <w:szCs w:val="24"/>
        </w:rPr>
        <w:t xml:space="preserve"> and</w:t>
      </w:r>
      <w:r w:rsidR="00A138FC" w:rsidRPr="00A138FC">
        <w:rPr>
          <w:rFonts w:cs="Times New Roman"/>
          <w:szCs w:val="24"/>
        </w:rPr>
        <w:t xml:space="preserve"> </w:t>
      </w:r>
      <w:r w:rsidR="00A138FC" w:rsidRPr="00623234">
        <w:rPr>
          <w:rFonts w:cs="Times New Roman"/>
          <w:i/>
          <w:iCs/>
          <w:szCs w:val="24"/>
        </w:rPr>
        <w:t>lack of innovation</w:t>
      </w:r>
      <w:r w:rsidR="00A138FC" w:rsidRPr="00A138FC">
        <w:rPr>
          <w:rFonts w:cs="Times New Roman"/>
          <w:szCs w:val="24"/>
        </w:rPr>
        <w:t xml:space="preserve">. </w:t>
      </w:r>
    </w:p>
    <w:p w14:paraId="39EB1102" w14:textId="4CA00C43" w:rsidR="00A138FC" w:rsidRPr="00A138FC" w:rsidRDefault="00A138FC" w:rsidP="00DF46C7">
      <w:pPr>
        <w:rPr>
          <w:rFonts w:cs="Times New Roman"/>
          <w:szCs w:val="24"/>
        </w:rPr>
      </w:pPr>
      <w:r w:rsidRPr="00A138FC">
        <w:rPr>
          <w:rFonts w:cs="Times New Roman"/>
          <w:szCs w:val="24"/>
        </w:rPr>
        <w:t xml:space="preserve">Renewable energy technologies and environmentally friendly products </w:t>
      </w:r>
      <w:r w:rsidR="00F645EA">
        <w:rPr>
          <w:rFonts w:cs="Times New Roman"/>
          <w:szCs w:val="24"/>
        </w:rPr>
        <w:t>tend to face an additional barrier in that early on in development, the products are more expensive than incumbents and so may require greater investment in research and development. Moreover, t</w:t>
      </w:r>
      <w:r w:rsidRPr="00A138FC">
        <w:rPr>
          <w:rFonts w:cs="Times New Roman"/>
          <w:szCs w:val="24"/>
        </w:rPr>
        <w:t xml:space="preserve">he benefits of </w:t>
      </w:r>
      <w:r w:rsidR="00F645EA">
        <w:rPr>
          <w:rFonts w:cs="Times New Roman"/>
          <w:szCs w:val="24"/>
        </w:rPr>
        <w:t xml:space="preserve">renewable, environmentally friendly and </w:t>
      </w:r>
      <w:r w:rsidRPr="00A138FC">
        <w:rPr>
          <w:rFonts w:cs="Times New Roman"/>
          <w:szCs w:val="24"/>
        </w:rPr>
        <w:t xml:space="preserve">eco-conscious products </w:t>
      </w:r>
      <w:r w:rsidR="00F645EA">
        <w:rPr>
          <w:rFonts w:cs="Times New Roman"/>
          <w:szCs w:val="24"/>
        </w:rPr>
        <w:t xml:space="preserve">in general </w:t>
      </w:r>
      <w:r w:rsidRPr="00A138FC">
        <w:rPr>
          <w:rFonts w:cs="Times New Roman"/>
          <w:szCs w:val="24"/>
        </w:rPr>
        <w:t xml:space="preserve">manifest over a long period and may be in the form of externalities rather than </w:t>
      </w:r>
      <w:r w:rsidR="00F645EA">
        <w:rPr>
          <w:rFonts w:cs="Times New Roman"/>
          <w:szCs w:val="24"/>
        </w:rPr>
        <w:t>direct economic benefits</w:t>
      </w:r>
      <w:r w:rsidRPr="00A138FC">
        <w:rPr>
          <w:rFonts w:cs="Times New Roman"/>
          <w:szCs w:val="24"/>
        </w:rPr>
        <w:t xml:space="preserve">. </w:t>
      </w:r>
      <w:r w:rsidR="002002DC" w:rsidRPr="00A138FC">
        <w:rPr>
          <w:rFonts w:cs="Times New Roman"/>
          <w:szCs w:val="24"/>
        </w:rPr>
        <w:fldChar w:fldCharType="begin"/>
      </w:r>
      <w:r w:rsidR="002002DC">
        <w:rPr>
          <w:rFonts w:cs="Times New Roman"/>
          <w:szCs w:val="24"/>
        </w:rPr>
        <w:instrText xml:space="preserve"> ADDIN ZOTERO_ITEM CSL_CITATION {"citationID":"ltM5RXOT","properties":{"formattedCitation":"(11)","plainCitation":"(11)","noteIndex":0},"citationItems":[{"id":2699,"uris":["http://zotero.org/groups/2185154/items/KSPIEFI2"],"uri":["http://zotero.org/groups/2185154/items/KSPIEFI2"],"itemData":{"id":2699,"type":"article-journal","title":"Solar feed-in tariffs in a post-grid parity world: The role of risk, investor diversity and business models","container-title":"Energy Policy","page":"445-456","volume":"106","source":"ScienceDirect","abstract":"Over the past decade, feed-in tariffs have spurred significant deployment of solar photovoltaics in Germany and other countries. With recent cost trends, several countries are approaching retail grid parity. Some policymakers conclude that now is the time to remove feed-in tariffs, as grid parity creates a self-sustaining market, where economically rational investors will invest even in the absence of government incentives. Recent experience in key European solar markets, however, shows that with the advent of grid parity and the reduction of feed-in tariffs, investment in new solar capacity has decreased rather than increased, making it questionable whether low-carbon energy policy targets will be reached. We conduct a cross-case study analysis of three PV markets – Germany, Italy and Switzerland – to investigate the role of feed-in tariffs for the near- and post-grid parity stages of diffusion, accounting for investor diversity and distinguishing between implications for revenue-based and savings-based business models. We find that recent market trends are strongly driven by increased levels of risk, especially policy risk and exposure to revenue risk. We therefore suggest that relatively frugal but stable policy environments may be conducive to further growth of investment in photovoltaics and minimize cost to society.","DOI":"10.1016/j.enpol.2017.04.005","ISSN":"0301-4215","title-short":"Solar feed-in tariffs in a post-grid parity world","journalAbbreviation":"Energy Policy","author":[{"family":"Karneyeva","given":"Yuliya"},{"family":"Wüstenhagen","given":"Rolf"}],"issued":{"date-parts":[["2017",7,1]]}}}],"schema":"https://github.com/citation-style-language/schema/raw/master/csl-citation.json"} </w:instrText>
      </w:r>
      <w:r w:rsidR="002002DC" w:rsidRPr="00A138FC">
        <w:rPr>
          <w:rFonts w:cs="Times New Roman"/>
          <w:szCs w:val="24"/>
        </w:rPr>
        <w:fldChar w:fldCharType="separate"/>
      </w:r>
      <w:r w:rsidR="002002DC" w:rsidRPr="00F61BDD">
        <w:rPr>
          <w:rFonts w:cs="Times New Roman"/>
        </w:rPr>
        <w:t>(11)</w:t>
      </w:r>
      <w:r w:rsidR="002002DC" w:rsidRPr="00A138FC">
        <w:rPr>
          <w:rFonts w:cs="Times New Roman"/>
          <w:szCs w:val="24"/>
        </w:rPr>
        <w:fldChar w:fldCharType="end"/>
      </w:r>
      <w:r w:rsidR="00F645EA">
        <w:rPr>
          <w:rFonts w:cs="Times New Roman"/>
          <w:szCs w:val="24"/>
        </w:rPr>
        <w:t xml:space="preserve"> </w:t>
      </w:r>
      <w:r w:rsidRPr="00A138FC">
        <w:rPr>
          <w:rFonts w:cs="Times New Roman"/>
          <w:szCs w:val="24"/>
        </w:rPr>
        <w:t xml:space="preserve">Several solutions have been proposed to help bring </w:t>
      </w:r>
      <w:r w:rsidR="00F645EA">
        <w:rPr>
          <w:rFonts w:cs="Times New Roman"/>
          <w:szCs w:val="24"/>
        </w:rPr>
        <w:t xml:space="preserve">such </w:t>
      </w:r>
      <w:r w:rsidRPr="00A138FC">
        <w:rPr>
          <w:rFonts w:cs="Times New Roman"/>
          <w:szCs w:val="24"/>
        </w:rPr>
        <w:t xml:space="preserve">societally beneficial products </w:t>
      </w:r>
      <w:r w:rsidR="00F645EA">
        <w:rPr>
          <w:rFonts w:cs="Times New Roman"/>
          <w:szCs w:val="24"/>
        </w:rPr>
        <w:t xml:space="preserve">through the Valley of Death and </w:t>
      </w:r>
      <w:r w:rsidRPr="00A138FC">
        <w:rPr>
          <w:rFonts w:cs="Times New Roman"/>
          <w:szCs w:val="24"/>
        </w:rPr>
        <w:t>to market.</w:t>
      </w:r>
      <w:r w:rsidR="003C5BA1">
        <w:rPr>
          <w:rFonts w:cs="Times New Roman"/>
          <w:szCs w:val="24"/>
        </w:rPr>
        <w:t xml:space="preserve"> </w:t>
      </w:r>
      <w:r w:rsidRPr="00A138FC">
        <w:rPr>
          <w:rFonts w:cs="Times New Roman"/>
          <w:szCs w:val="24"/>
        </w:rPr>
        <w:t xml:space="preserve">The first type of solution comes in the form of additional funding, either by a government or from a large corporation </w:t>
      </w:r>
      <w:r w:rsidR="00F645EA">
        <w:rPr>
          <w:rFonts w:cs="Times New Roman"/>
          <w:szCs w:val="24"/>
        </w:rPr>
        <w:t>performing internal</w:t>
      </w:r>
      <w:r w:rsidRPr="00A138FC">
        <w:rPr>
          <w:rFonts w:cs="Times New Roman"/>
          <w:szCs w:val="24"/>
        </w:rPr>
        <w:t xml:space="preserve"> research </w:t>
      </w:r>
      <w:r w:rsidR="00F645EA">
        <w:rPr>
          <w:rFonts w:cs="Times New Roman"/>
          <w:szCs w:val="24"/>
        </w:rPr>
        <w:t>and</w:t>
      </w:r>
      <w:r w:rsidRPr="00A138FC">
        <w:rPr>
          <w:rFonts w:cs="Times New Roman"/>
          <w:szCs w:val="24"/>
        </w:rPr>
        <w:t xml:space="preserve"> development. In the case of renewable energy, government </w:t>
      </w:r>
      <w:r w:rsidR="00F645EA">
        <w:rPr>
          <w:rFonts w:cs="Times New Roman"/>
          <w:szCs w:val="24"/>
        </w:rPr>
        <w:t>support may be essential for commercialization</w:t>
      </w:r>
      <w:r w:rsidRPr="00A138FC">
        <w:rPr>
          <w:rFonts w:cs="Times New Roman"/>
          <w:szCs w:val="24"/>
        </w:rPr>
        <w:t xml:space="preserve">. </w:t>
      </w:r>
      <w:r w:rsidRPr="00A138FC">
        <w:rPr>
          <w:rFonts w:cs="Times New Roman"/>
          <w:szCs w:val="24"/>
        </w:rPr>
        <w:lastRenderedPageBreak/>
        <w:t xml:space="preserve">While it is difficult for firms to profit from these products in the early stages, the innovation is doubly important to society because it both adds technologically sound solutions to the market and has a positive environmental impact </w:t>
      </w:r>
      <w:r w:rsidRPr="00A138FC">
        <w:rPr>
          <w:rFonts w:cs="Times New Roman"/>
          <w:szCs w:val="24"/>
        </w:rPr>
        <w:fldChar w:fldCharType="begin"/>
      </w:r>
      <w:r w:rsidR="00F61BDD">
        <w:rPr>
          <w:rFonts w:cs="Times New Roman"/>
          <w:szCs w:val="24"/>
        </w:rPr>
        <w:instrText xml:space="preserve"> ADDIN ZOTERO_ITEM CSL_CITATION {"citationID":"NWiLuBHZ","properties":{"formattedCitation":"(11)","plainCitation":"(11)","noteIndex":0},"citationItems":[{"id":2699,"uris":["http://zotero.org/groups/2185154/items/KSPIEFI2"],"uri":["http://zotero.org/groups/2185154/items/KSPIEFI2"],"itemData":{"id":2699,"type":"article-journal","title":"Solar feed-in tariffs in a post-grid parity world: The role of risk, investor diversity and business models","container-title":"Energy Policy","page":"445-456","volume":"106","source":"ScienceDirect","abstract":"Over the past decade, feed-in tariffs have spurred significant deployment of solar photovoltaics in Germany and other countries. With recent cost trends, several countries are approaching retail grid parity. Some policymakers conclude that now is the time to remove feed-in tariffs, as grid parity creates a self-sustaining market, where economically rational investors will invest even in the absence of government incentives. Recent experience in key European solar markets, however, shows that with the advent of grid parity and the reduction of feed-in tariffs, investment in new solar capacity has decreased rather than increased, making it questionable whether low-carbon energy policy targets will be reached. We conduct a cross-case study analysis of three PV markets – Germany, Italy and Switzerland – to investigate the role of feed-in tariffs for the near- and post-grid parity stages of diffusion, accounting for investor diversity and distinguishing between implications for revenue-based and savings-based business models. We find that recent market trends are strongly driven by increased levels of risk, especially policy risk and exposure to revenue risk. We therefore suggest that relatively frugal but stable policy environments may be conducive to further growth of investment in photovoltaics and minimize cost to society.","DOI":"10.1016/j.enpol.2017.04.005","ISSN":"0301-4215","title-short":"Solar feed-in tariffs in a post-grid parity world","journalAbbreviation":"Energy Policy","author":[{"family":"Karneyeva","given":"Yuliya"},{"family":"Wüstenhagen","given":"Rolf"}],"issued":{"date-parts":[["2017",7,1]]}}}],"schema":"https://github.com/citation-style-language/schema/raw/master/csl-citation.json"} </w:instrText>
      </w:r>
      <w:r w:rsidRPr="00A138FC">
        <w:rPr>
          <w:rFonts w:cs="Times New Roman"/>
          <w:szCs w:val="24"/>
        </w:rPr>
        <w:fldChar w:fldCharType="separate"/>
      </w:r>
      <w:r w:rsidR="00F61BDD" w:rsidRPr="00F61BDD">
        <w:rPr>
          <w:rFonts w:cs="Times New Roman"/>
        </w:rPr>
        <w:t>(11)</w:t>
      </w:r>
      <w:r w:rsidRPr="00A138FC">
        <w:rPr>
          <w:rFonts w:cs="Times New Roman"/>
          <w:szCs w:val="24"/>
        </w:rPr>
        <w:fldChar w:fldCharType="end"/>
      </w:r>
      <w:r w:rsidRPr="00A138FC">
        <w:rPr>
          <w:rFonts w:cs="Times New Roman"/>
          <w:szCs w:val="24"/>
        </w:rPr>
        <w:t xml:space="preserve">. If this reasoning is extended to the private industry, it is wise for companies to invest now in products that will be profitable and environmentally beneficial in the future. </w:t>
      </w:r>
    </w:p>
    <w:p w14:paraId="7EFBF740" w14:textId="50C0EEEB" w:rsidR="00E0498E" w:rsidRDefault="00E0498E" w:rsidP="00DF46C7">
      <w:pPr>
        <w:rPr>
          <w:rFonts w:cs="Times New Roman"/>
          <w:szCs w:val="24"/>
        </w:rPr>
      </w:pPr>
      <w:proofErr w:type="gramStart"/>
      <w:r>
        <w:rPr>
          <w:rFonts w:cs="Times New Roman"/>
          <w:szCs w:val="24"/>
        </w:rPr>
        <w:t>Also</w:t>
      </w:r>
      <w:proofErr w:type="gramEnd"/>
      <w:r>
        <w:rPr>
          <w:rFonts w:cs="Times New Roman"/>
          <w:szCs w:val="24"/>
        </w:rPr>
        <w:t xml:space="preserve"> important to overcoming the Valley of Death problem are </w:t>
      </w:r>
      <w:r w:rsidR="006A5DE7">
        <w:rPr>
          <w:rFonts w:cs="Times New Roman"/>
          <w:szCs w:val="24"/>
        </w:rPr>
        <w:t xml:space="preserve">macro-scale </w:t>
      </w:r>
      <w:r>
        <w:rPr>
          <w:rFonts w:cs="Times New Roman"/>
          <w:szCs w:val="24"/>
        </w:rPr>
        <w:t>organizational relationships</w:t>
      </w:r>
      <w:r w:rsidR="006A5DE7">
        <w:rPr>
          <w:rFonts w:cs="Times New Roman"/>
          <w:szCs w:val="24"/>
        </w:rPr>
        <w:t xml:space="preserve"> at the city, state or national level</w:t>
      </w:r>
      <w:r>
        <w:rPr>
          <w:rFonts w:cs="Times New Roman"/>
          <w:szCs w:val="24"/>
        </w:rPr>
        <w:t>.</w:t>
      </w:r>
      <w:r w:rsidR="00A138FC" w:rsidRPr="00A138FC">
        <w:rPr>
          <w:rFonts w:cs="Times New Roman"/>
          <w:szCs w:val="24"/>
        </w:rPr>
        <w:t xml:space="preserve"> </w:t>
      </w:r>
      <w:r>
        <w:rPr>
          <w:rFonts w:cs="Times New Roman"/>
          <w:szCs w:val="24"/>
        </w:rPr>
        <w:t xml:space="preserve">Collaborations between academia, industry and government can enable entrepreneurial hotspots such as Boston and the Bay Area that support and advance innovation. </w:t>
      </w:r>
      <w:r w:rsidR="00B07C06">
        <w:rPr>
          <w:rFonts w:cs="Times New Roman"/>
          <w:szCs w:val="24"/>
        </w:rPr>
        <w:fldChar w:fldCharType="begin"/>
      </w:r>
      <w:r w:rsidR="00B07C06">
        <w:rPr>
          <w:rFonts w:cs="Times New Roman"/>
          <w:szCs w:val="24"/>
        </w:rPr>
        <w:instrText xml:space="preserve"> ADDIN ZOTERO_ITEM CSL_CITATION {"citationID":"g2EUxJHc","properties":{"formattedCitation":"(12)","plainCitation":"(12)","noteIndex":0},"citationItems":[{"id":2679,"uris":["http://zotero.org/groups/2185154/items/5NKWY5F8"],"uri":["http://zotero.org/groups/2185154/items/5NKWY5F8"],"itemData":{"id":2679,"type":"article-journal","title":"The new visible hand: An assisted linear model of science and innovation policy","container-title":"Science and Public Policy","page":"310-320","volume":"33","issue":"5","source":"academic.oup.com","abstract":"Abstract.  Science-based innovation is realized through a triple helix of university-industry-government relations. Interaction among triple helix actors in the","DOI":"10.3152/147154306781778911","ISSN":"0302-3427","title-short":"The new visible hand","journalAbbreviation":"Sci Public Policy","language":"en","author":[{"family":"Etzkowitz","given":"Henry"}],"issued":{"date-parts":[["2006",6,1]]}}}],"schema":"https://github.com/citation-style-language/schema/raw/master/csl-citation.json"} </w:instrText>
      </w:r>
      <w:r w:rsidR="00B07C06">
        <w:rPr>
          <w:rFonts w:cs="Times New Roman"/>
          <w:szCs w:val="24"/>
        </w:rPr>
        <w:fldChar w:fldCharType="separate"/>
      </w:r>
      <w:r w:rsidR="00B07C06" w:rsidRPr="00B07C06">
        <w:rPr>
          <w:rFonts w:cs="Times New Roman"/>
        </w:rPr>
        <w:t>(12)</w:t>
      </w:r>
      <w:r w:rsidR="00B07C06">
        <w:rPr>
          <w:rFonts w:cs="Times New Roman"/>
          <w:szCs w:val="24"/>
        </w:rPr>
        <w:fldChar w:fldCharType="end"/>
      </w:r>
      <w:r w:rsidR="00B07C06">
        <w:rPr>
          <w:rFonts w:cs="Times New Roman"/>
          <w:szCs w:val="24"/>
        </w:rPr>
        <w:t xml:space="preserve"> Each of the three spheres supports the others through funding, research and development, and training in a synergistic relationship. </w:t>
      </w:r>
    </w:p>
    <w:p w14:paraId="633A1F30" w14:textId="65965AFA" w:rsidR="00B07C06" w:rsidRDefault="00B07C06" w:rsidP="00DF46C7">
      <w:pPr>
        <w:rPr>
          <w:rFonts w:cs="Times New Roman"/>
          <w:szCs w:val="24"/>
        </w:rPr>
      </w:pPr>
      <w:r>
        <w:rPr>
          <w:rFonts w:cs="Times New Roman"/>
          <w:szCs w:val="24"/>
        </w:rPr>
        <w:t xml:space="preserve">Within an organization, there are several informal roles that </w:t>
      </w:r>
      <w:r w:rsidR="006A5DE7">
        <w:rPr>
          <w:rFonts w:cs="Times New Roman"/>
          <w:szCs w:val="24"/>
        </w:rPr>
        <w:t>will increase the chances of a product making it</w:t>
      </w:r>
      <w:r>
        <w:rPr>
          <w:rFonts w:cs="Times New Roman"/>
          <w:szCs w:val="24"/>
        </w:rPr>
        <w:t xml:space="preserve"> through the Valley of Death</w:t>
      </w:r>
      <w:r w:rsidR="006A5DE7">
        <w:rPr>
          <w:rFonts w:cs="Times New Roman"/>
          <w:szCs w:val="24"/>
        </w:rPr>
        <w:t xml:space="preserve">: a champion, a </w:t>
      </w:r>
      <w:proofErr w:type="gramStart"/>
      <w:r w:rsidR="006A5DE7">
        <w:rPr>
          <w:rFonts w:cs="Times New Roman"/>
          <w:szCs w:val="24"/>
        </w:rPr>
        <w:t>sponsor</w:t>
      </w:r>
      <w:proofErr w:type="gramEnd"/>
      <w:r w:rsidR="006A5DE7">
        <w:rPr>
          <w:rFonts w:cs="Times New Roman"/>
          <w:szCs w:val="24"/>
        </w:rPr>
        <w:t xml:space="preserve"> and a gatekeeper. Champions adopt and advocate for a product; sponsors sanction the project and secure resources; and gatekeepers establish success criteria and are responsible for planning the project’s future. </w:t>
      </w:r>
      <w:r w:rsidR="006A5DE7" w:rsidRPr="00A138FC">
        <w:rPr>
          <w:rFonts w:cs="Times New Roman"/>
          <w:szCs w:val="24"/>
        </w:rPr>
        <w:fldChar w:fldCharType="begin"/>
      </w:r>
      <w:r w:rsidR="006A5DE7">
        <w:rPr>
          <w:rFonts w:cs="Times New Roman"/>
          <w:szCs w:val="24"/>
        </w:rPr>
        <w:instrText xml:space="preserve"> ADDIN ZOTERO_ITEM CSL_CITATION {"citationID":"PVrXLFIz","properties":{"formattedCitation":"(7)","plainCitation":"(7)","noteIndex":0},"citationItems":[{"id":2664,"uris":["http://zotero.org/groups/2185154/items/SQNE77J9"],"uri":["http://zotero.org/groups/2185154/items/SQNE77J9"],"itemData":{"id":2664,"type":"article-journal","title":"The Valley of Death as Context for Role Theory in Product Innovation","container-title":"Journal of Product Innovation Management","page":"402-417","volume":"27","issue":"3","source":"Wiley Online Library","abstract":"The purpose of this paper is to define and explain the front end of product innovation as a discrete segment of development between research and product development. The Valley of Death is used as a metaphor to describe the relative lack of resources and expertise in this area of development. The metaphor suggests that there are relative more resources on one side of the valley in the form of research expertise and on the other side by commercialization expertise and resources. Within this valley a set of interlocking roles are examined that move projects from one side to the other. The empirical methodology used in this study gathered data from 272 Product Development &amp; Management Association (PDMA) members with extensive experience in the front end of product development using a Web-based survey instrument. Extensive pretests with experienced practitioners were conducted to develop the instrument. Results indicate that significant development takes place before projects enter into a firm's formal product development process. The data also support the roles of champion, sponsor, and gatekeeper as major actors that work together to develop and promote projects for introduction into the formal process. Champions make the organization aware of opportunities by conceptualizing the idea and preparing business cases. Sponsors support the development of promising ideas by providing resources to demonstrate the project's viability. Gatekeepers set criteria and make acceptance decisions. The data also reveal a dynamic interdependence between role players. It is concluded that the Valley of Death is a productive tool for identifying and understanding a critical area of development that has not been adequately addressed. This research finds a dynamic interplay between roles to accomplish tasks that are not well understood in practice or the literature. The implications of this research are far-ranging. It suggests that companies must understand the challenges in the valley, must develop the skills, and must make resources available to master the front end of product innovation. Recognizing roles, providing resources, and establishing expectations and accountability in this area of development become manageable in light of these results. Theoretically, this research informs role theory of a dynamic set of relationships previously treated as static. It also empirically investigates an area of product development where there is limited data. This paper opens profitable inquiries by focusing on an area of development not adequately researched yet drives the activities and investment made in subsequent steps of product development.","DOI":"10.1111/j.1540-5885.2010.00724.x","ISSN":"1540-5885","language":"en","author":[{"family":"Markham","given":"Stephen K."},{"family":"Ward","given":"Stephen J."},{"family":"Aiman‐Smith","given":"Lynda"},{"family":"Kingon","given":"Angus I."}],"issued":{"date-parts":[["2010"]]}}}],"schema":"https://github.com/citation-style-language/schema/raw/master/csl-citation.json"} </w:instrText>
      </w:r>
      <w:r w:rsidR="006A5DE7" w:rsidRPr="00A138FC">
        <w:rPr>
          <w:rFonts w:cs="Times New Roman"/>
          <w:szCs w:val="24"/>
        </w:rPr>
        <w:fldChar w:fldCharType="separate"/>
      </w:r>
      <w:r w:rsidR="006A5DE7" w:rsidRPr="00F61BDD">
        <w:rPr>
          <w:rFonts w:cs="Times New Roman"/>
        </w:rPr>
        <w:t>(7)</w:t>
      </w:r>
      <w:r w:rsidR="006A5DE7" w:rsidRPr="00A138FC">
        <w:rPr>
          <w:rFonts w:cs="Times New Roman"/>
          <w:szCs w:val="24"/>
        </w:rPr>
        <w:fldChar w:fldCharType="end"/>
      </w:r>
      <w:r w:rsidR="006A5DE7">
        <w:rPr>
          <w:rFonts w:cs="Times New Roman"/>
          <w:szCs w:val="24"/>
        </w:rPr>
        <w:t xml:space="preserve"> There tends to be overlap among the roles – for instance, a technology developer could be both a champion and a gatekeeper. Each role is important to the development process; however, equally if not more important is that business</w:t>
      </w:r>
      <w:r w:rsidR="006A5DE7" w:rsidRPr="006A5DE7">
        <w:rPr>
          <w:rFonts w:cs="Times New Roman"/>
          <w:szCs w:val="24"/>
        </w:rPr>
        <w:t xml:space="preserve"> </w:t>
      </w:r>
      <w:r w:rsidR="006A5DE7" w:rsidRPr="00A138FC">
        <w:rPr>
          <w:rFonts w:cs="Times New Roman"/>
          <w:szCs w:val="24"/>
        </w:rPr>
        <w:t xml:space="preserve">development activities occur early in the innovation </w:t>
      </w:r>
      <w:proofErr w:type="gramStart"/>
      <w:r w:rsidR="006A5DE7" w:rsidRPr="00A138FC">
        <w:rPr>
          <w:rFonts w:cs="Times New Roman"/>
          <w:szCs w:val="24"/>
        </w:rPr>
        <w:t>cycle, before</w:t>
      </w:r>
      <w:proofErr w:type="gramEnd"/>
      <w:r w:rsidR="006A5DE7" w:rsidRPr="00A138FC">
        <w:rPr>
          <w:rFonts w:cs="Times New Roman"/>
          <w:szCs w:val="24"/>
        </w:rPr>
        <w:t xml:space="preserve"> formal new product development processes take place.</w:t>
      </w:r>
    </w:p>
    <w:p w14:paraId="542D1192" w14:textId="20B5DB97" w:rsidR="00E7314C" w:rsidRDefault="00E7314C" w:rsidP="00DF46C7">
      <w:pPr>
        <w:rPr>
          <w:rFonts w:cs="Times New Roman"/>
          <w:szCs w:val="24"/>
        </w:rPr>
      </w:pPr>
      <w:r>
        <w:rPr>
          <w:rFonts w:cs="Times New Roman"/>
          <w:szCs w:val="24"/>
        </w:rPr>
        <w:t xml:space="preserve">Finally, it is critical to a product’s eventual success that a commercialization strategy be developed and maintained throughout the technology development process. </w:t>
      </w:r>
      <w:r>
        <w:rPr>
          <w:rFonts w:cs="Times New Roman"/>
          <w:szCs w:val="24"/>
        </w:rPr>
        <w:fldChar w:fldCharType="begin"/>
      </w:r>
      <w:r>
        <w:rPr>
          <w:rFonts w:cs="Times New Roman"/>
          <w:szCs w:val="24"/>
        </w:rPr>
        <w:instrText xml:space="preserve"> ADDIN ZOTERO_ITEM CSL_CITATION {"citationID":"2fwRyo09","properties":{"formattedCitation":"(9)","plainCitation":"(9)","noteIndex":0},"citationItems":[{"id":2714,"uris":["http://zotero.org/groups/2185154/items/V85KUWIT"],"uri":["http://zotero.org/groups/2185154/items/V85KUWIT"],"itemData":{"id":2714,"type":"report","title":"From Invention to Innovation","publisher":"National Renewable Energy Laboratory, Golden, CO (US)","source":"www.osti.gov","abstract":"The U.S. Department of Energy's Office of Scientific and Technical Information","URL":"https://www.osti.gov/biblio/757073-from-invention-innovation","number":"NREL/BR-330-26620; DOE/GO-10099-810","language":"English","author":[{"family":"Rorke","given":"M."}],"issued":{"date-parts":[["2000",7,18]]},"accessed":{"date-parts":[["2019",7,31]]}}}],"schema":"https://github.com/citation-style-language/schema/raw/master/csl-citation.json"} </w:instrText>
      </w:r>
      <w:r>
        <w:rPr>
          <w:rFonts w:cs="Times New Roman"/>
          <w:szCs w:val="24"/>
        </w:rPr>
        <w:fldChar w:fldCharType="separate"/>
      </w:r>
      <w:r w:rsidRPr="00E7314C">
        <w:rPr>
          <w:rFonts w:cs="Times New Roman"/>
        </w:rPr>
        <w:t>(9)</w:t>
      </w:r>
      <w:r>
        <w:rPr>
          <w:rFonts w:cs="Times New Roman"/>
          <w:szCs w:val="24"/>
        </w:rPr>
        <w:fldChar w:fldCharType="end"/>
      </w:r>
      <w:r>
        <w:rPr>
          <w:rFonts w:cs="Times New Roman"/>
          <w:szCs w:val="24"/>
        </w:rPr>
        <w:t xml:space="preserve"> Developers and innovators, particularly those working on their own as opposed to internally to an established firm, must be able to reach and communicate with venture capitalists and potential business partners. </w:t>
      </w:r>
    </w:p>
    <w:p w14:paraId="7E48EEA4" w14:textId="2610605E" w:rsidR="00A138FC" w:rsidRPr="00A138FC" w:rsidRDefault="00A138FC" w:rsidP="00DF46C7">
      <w:pPr>
        <w:rPr>
          <w:rFonts w:cs="Times New Roman"/>
          <w:szCs w:val="24"/>
        </w:rPr>
      </w:pPr>
      <w:r w:rsidRPr="00A138FC">
        <w:rPr>
          <w:rFonts w:cs="Times New Roman"/>
          <w:szCs w:val="24"/>
        </w:rPr>
        <w:t xml:space="preserve">Throughout the literature that describes the </w:t>
      </w:r>
      <w:r w:rsidR="00EE47E9">
        <w:rPr>
          <w:rFonts w:cs="Times New Roman"/>
          <w:szCs w:val="24"/>
        </w:rPr>
        <w:t>Valley of Death</w:t>
      </w:r>
      <w:r w:rsidRPr="00A138FC">
        <w:rPr>
          <w:rFonts w:cs="Times New Roman"/>
          <w:szCs w:val="24"/>
        </w:rPr>
        <w:t xml:space="preserve"> several themes emerge</w:t>
      </w:r>
      <w:r w:rsidR="00EE47E9">
        <w:rPr>
          <w:rFonts w:cs="Times New Roman"/>
          <w:szCs w:val="24"/>
        </w:rPr>
        <w:t>:</w:t>
      </w:r>
    </w:p>
    <w:p w14:paraId="4EF81458" w14:textId="77777777" w:rsidR="00A138FC" w:rsidRPr="00DF46C7" w:rsidRDefault="00A138FC" w:rsidP="00DF46C7">
      <w:pPr>
        <w:pStyle w:val="ListParagraph"/>
        <w:numPr>
          <w:ilvl w:val="0"/>
          <w:numId w:val="7"/>
        </w:numPr>
      </w:pPr>
      <w:r w:rsidRPr="00DF46C7">
        <w:t xml:space="preserve">Heavy investment in basic research may promote the development of more ideas than the market can sustain. </w:t>
      </w:r>
    </w:p>
    <w:p w14:paraId="1E315D18" w14:textId="77777777" w:rsidR="00A138FC" w:rsidRPr="00DF46C7" w:rsidRDefault="00A138FC" w:rsidP="00DF46C7">
      <w:pPr>
        <w:pStyle w:val="ListParagraph"/>
        <w:numPr>
          <w:ilvl w:val="0"/>
          <w:numId w:val="7"/>
        </w:numPr>
      </w:pPr>
      <w:r w:rsidRPr="00DF46C7">
        <w:t xml:space="preserve">Funding is more difficult to obtain in the intermediate stages of product development than in the early and later stages. </w:t>
      </w:r>
    </w:p>
    <w:p w14:paraId="66CD357D" w14:textId="2EDDE16C" w:rsidR="00A138FC" w:rsidRPr="00DF46C7" w:rsidRDefault="00EE47E9" w:rsidP="00DF46C7">
      <w:pPr>
        <w:pStyle w:val="ListParagraph"/>
        <w:numPr>
          <w:ilvl w:val="0"/>
          <w:numId w:val="7"/>
        </w:numPr>
      </w:pPr>
      <w:r>
        <w:t>U</w:t>
      </w:r>
      <w:r w:rsidR="00A138FC" w:rsidRPr="00DF46C7">
        <w:t xml:space="preserve">nderinvestment </w:t>
      </w:r>
      <w:r>
        <w:t xml:space="preserve">in stages past basic research </w:t>
      </w:r>
      <w:r w:rsidR="00A138FC" w:rsidRPr="00DF46C7">
        <w:t>is particularly a problem for products with benefits that are realized over the long term or cannot be monetarily quantified.</w:t>
      </w:r>
    </w:p>
    <w:p w14:paraId="6989D918" w14:textId="77777777" w:rsidR="00A138FC" w:rsidRPr="00DF46C7" w:rsidRDefault="00A138FC" w:rsidP="00DF46C7">
      <w:pPr>
        <w:pStyle w:val="ListParagraph"/>
        <w:numPr>
          <w:ilvl w:val="0"/>
          <w:numId w:val="7"/>
        </w:numPr>
      </w:pPr>
      <w:r w:rsidRPr="00DF46C7">
        <w:t xml:space="preserve">Communication and planning are essential and can be even more important than technical merit in carrying a product to market. </w:t>
      </w:r>
    </w:p>
    <w:p w14:paraId="685A6201" w14:textId="77777777" w:rsidR="00A138FC" w:rsidRPr="00DF46C7" w:rsidRDefault="00A138FC" w:rsidP="00DF46C7">
      <w:pPr>
        <w:pStyle w:val="ListParagraph"/>
        <w:numPr>
          <w:ilvl w:val="0"/>
          <w:numId w:val="7"/>
        </w:numPr>
      </w:pPr>
      <w:r w:rsidRPr="00DF46C7">
        <w:t xml:space="preserve">Each individual, organization, and department </w:t>
      </w:r>
      <w:proofErr w:type="gramStart"/>
      <w:r w:rsidRPr="00DF46C7">
        <w:t>has</w:t>
      </w:r>
      <w:proofErr w:type="gramEnd"/>
      <w:r w:rsidRPr="00DF46C7">
        <w:t xml:space="preserve"> a role to play and successful collaboration is needed, as roles often overlap. </w:t>
      </w:r>
    </w:p>
    <w:p w14:paraId="18C204C4" w14:textId="7E828786" w:rsidR="005A2A9D" w:rsidRPr="009A7EF7" w:rsidRDefault="00A138FC" w:rsidP="00DF46C7">
      <w:r w:rsidRPr="00A138FC">
        <w:t xml:space="preserve">Engaging in business development activities early will help to ensure that 1) the project is will be supported by the market in the first place 2) it can be successfully sold to the business professionals who will need to “buy in” and provide funding or expertise. </w:t>
      </w:r>
    </w:p>
    <w:p w14:paraId="629B04EA" w14:textId="1AACBD02" w:rsidR="005A2A9D" w:rsidRDefault="005A2A9D" w:rsidP="005A2A9D">
      <w:pPr>
        <w:pStyle w:val="Heading2"/>
      </w:pPr>
      <w:r>
        <w:lastRenderedPageBreak/>
        <w:t>Direct replacement and performance advantaged bioproducts</w:t>
      </w:r>
    </w:p>
    <w:p w14:paraId="6830CD57" w14:textId="558E002E" w:rsidR="002A34AF" w:rsidRDefault="002A34AF" w:rsidP="005A2A9D">
      <w:r>
        <w:t xml:space="preserve">Direct replacement bioproducts are identical to fossil-derived products already on the market. Such bioproducts are the same molecule or mixtures already on the market, with identical physical, </w:t>
      </w:r>
      <w:proofErr w:type="gramStart"/>
      <w:r>
        <w:t>thermodynamic</w:t>
      </w:r>
      <w:proofErr w:type="gramEnd"/>
      <w:r>
        <w:t xml:space="preserve"> and chemical properties as the incumbent product. Barring any quality issues or contaminants, direct replacement bioproducts can be swapped out for the incumbent fossil-derived products with no impact on downstream processing and manufacturing stages. The incentive for purchasing direct replacement bioproducts lies almost entirely in the cost difference between the bioproduct and the incumbent product. Obstacles to firms purchasing a direct replacement bioproduct include reluctance to rely on relatively new and potentially unstable supply chains and concerns with contaminants or general quality issues. If the bioproduct does not have a cost advantage over the incumbent product, that creates an additional obstacle. One way bioproduct firms mitigate these risks is with offtake agreements established in advance of commercialization: the purchaser, amount to purchase and price are all set beforehand, in some cases before bioproduct manufacturing capacity has been built and is operational. In the case that an offtake agreement cannot be established, firms will often decide not to pursue construction of a commercial scale bioproduct plant.</w:t>
      </w:r>
    </w:p>
    <w:p w14:paraId="6FDBBB42" w14:textId="3EB7184C" w:rsidR="005A2A9D" w:rsidRPr="005A2A9D" w:rsidRDefault="00B33646" w:rsidP="005A2A9D">
      <w:r>
        <w:t xml:space="preserve">Performance advantaged bioproducts are functionally </w:t>
      </w:r>
      <w:proofErr w:type="gramStart"/>
      <w:r>
        <w:t>similar to</w:t>
      </w:r>
      <w:proofErr w:type="gramEnd"/>
      <w:r>
        <w:t xml:space="preserve"> incumbent products, but may have different chemical makeups and different chemical, thermodynamic and/or physical properties. These different properties give some advantage to the bioproduct; for instance, a performance advantaged cleaning agent might require smaller amounts than the incumbent product, reducing consumption and therefore costs for the purchaser. Purchasers must balance the performance advantage offered by the bioproduct with the disruption to downstream operations.</w:t>
      </w:r>
    </w:p>
    <w:p w14:paraId="019434BE" w14:textId="6543E69C" w:rsidR="00DD693C" w:rsidRDefault="00DD693C" w:rsidP="00DD693C">
      <w:pPr>
        <w:pStyle w:val="Heading1"/>
      </w:pPr>
      <w:r>
        <w:t>Methods</w:t>
      </w:r>
    </w:p>
    <w:p w14:paraId="78F2E6DB" w14:textId="7FB1B33E" w:rsidR="00DD693C" w:rsidRDefault="00DD693C" w:rsidP="00DD693C">
      <w:pPr>
        <w:pStyle w:val="Heading2"/>
      </w:pPr>
      <w:r>
        <w:t>System dynamics</w:t>
      </w:r>
    </w:p>
    <w:p w14:paraId="54EF5481" w14:textId="32F00860" w:rsidR="0085739D" w:rsidRDefault="0085739D" w:rsidP="0085739D">
      <w:r>
        <w:t>As</w:t>
      </w:r>
      <w:r w:rsidRPr="00EA62EB">
        <w:t xml:space="preserve"> “simplifications of reality which can be used for guiding decisions for long term consequences</w:t>
      </w:r>
      <w:r>
        <w:t>,</w:t>
      </w:r>
      <w:r w:rsidRPr="00EA62EB">
        <w:t>”</w:t>
      </w:r>
      <w:r>
        <w:t xml:space="preserve"> models are often useful, however, they are never perfect</w:t>
      </w:r>
      <w:r w:rsidR="00483420">
        <w:t xml:space="preserve">. </w:t>
      </w:r>
      <w:r w:rsidR="00483420">
        <w:fldChar w:fldCharType="begin"/>
      </w:r>
      <w:r w:rsidR="00F61BDD">
        <w:instrText xml:space="preserve"> ADDIN ZOTERO_ITEM CSL_CITATION {"citationID":"YarhzSRr","properties":{"formattedCitation":"(13)","plainCitation":"(13)","noteIndex":0},"citationItems":[{"id":2823,"uris":["http://zotero.org/groups/2185154/items/EU8EH2FP"],"uri":["http://zotero.org/groups/2185154/items/EU8EH2FP"],"itemData":{"id":2823,"type":"article-journal","title":"Tools for Understanding the Limits to Growth: Comparing a Simulation and a Game","container-title":"Simulation &amp; Gaming","page":"522-536","volume":"32","issue":"4","source":"SAGE Journals","abstract":"During 30 years as a systems analyst and teacher, this author has been constructing models to understand and convey key principles related to the long-term causes and consequences of physical growth on the planet. In this article, he describes two different models that he has developed to accomplish these goals. One was employed as a computer simulation; the other functioned as an operational game. In comparing them, the author points out many differences between the two tools and indicates two important challenges for this profession.","DOI":"10.1177/104687810103200408","ISSN":"1046-8781","title-short":"Tools for Understanding the Limits to Growth","journalAbbreviation":"Simulation &amp; Gaming","language":"en","author":[{"family":"Meadows","given":"Dennis L."}],"issued":{"date-parts":[["2001",12,1]]}}}],"schema":"https://github.com/citation-style-language/schema/raw/master/csl-citation.json"} </w:instrText>
      </w:r>
      <w:r w:rsidR="00483420">
        <w:fldChar w:fldCharType="separate"/>
      </w:r>
      <w:r w:rsidR="00F61BDD" w:rsidRPr="00F61BDD">
        <w:rPr>
          <w:rFonts w:cs="Times New Roman"/>
        </w:rPr>
        <w:t>(13)</w:t>
      </w:r>
      <w:r w:rsidR="00483420">
        <w:fldChar w:fldCharType="end"/>
      </w:r>
      <w:r w:rsidR="00483420">
        <w:t xml:space="preserve"> </w:t>
      </w:r>
      <w:r>
        <w:t xml:space="preserve">Using a mental model, conceptualizing the repercussions of pressing one’s finger to a hot stove are easily enough grasped. A person feeling </w:t>
      </w:r>
      <w:r w:rsidRPr="00753BD2">
        <w:t>a</w:t>
      </w:r>
      <w:r>
        <w:t xml:space="preserve"> resulting</w:t>
      </w:r>
      <w:r w:rsidRPr="00753BD2">
        <w:t xml:space="preserve"> burn can accurately construct a mental model that states when a hot stove </w:t>
      </w:r>
      <w:r>
        <w:t xml:space="preserve">is touched painful burns </w:t>
      </w:r>
      <w:r w:rsidRPr="00753BD2">
        <w:t>occur.</w:t>
      </w:r>
      <w:r>
        <w:t xml:space="preserve"> </w:t>
      </w:r>
      <w:r w:rsidRPr="00753BD2">
        <w:t xml:space="preserve">Sometimes, however, causality </w:t>
      </w:r>
      <w:r>
        <w:t xml:space="preserve">is not so obvious and immediate. </w:t>
      </w:r>
      <w:r w:rsidRPr="00754C82">
        <w:t>When dealing with complex, dynamic systems, causality is often hidden in unseen feedback processes. To better understand causal structure of systems such as these, the special mode</w:t>
      </w:r>
      <w:r>
        <w:t>ling processes of the field of System D</w:t>
      </w:r>
      <w:r w:rsidRPr="00754C82">
        <w:t>ynami</w:t>
      </w:r>
      <w:r>
        <w:t xml:space="preserve">cs can be of extraordinary use. </w:t>
      </w:r>
    </w:p>
    <w:p w14:paraId="4B84FEF3" w14:textId="59F06A39" w:rsidR="0085739D" w:rsidRDefault="0085739D" w:rsidP="0085739D">
      <w:r w:rsidRPr="00754C82">
        <w:t>Developed in the early sixties by</w:t>
      </w:r>
      <w:r>
        <w:t xml:space="preserve"> systems thinker and computer scientist</w:t>
      </w:r>
      <w:r w:rsidRPr="00754C82">
        <w:t xml:space="preserve"> Ja</w:t>
      </w:r>
      <w:r>
        <w:t>y Wright Forrester, the computer-aided simulation approaches of System</w:t>
      </w:r>
      <w:r w:rsidRPr="00754C82">
        <w:t xml:space="preserve"> Dynamics are particularly suited to analyzing problems in dynamic social, managerial, economic, and ecological</w:t>
      </w:r>
      <w:r>
        <w:t xml:space="preserve"> systems.</w:t>
      </w:r>
      <w:r w:rsidR="00483420">
        <w:t xml:space="preserve"> </w:t>
      </w:r>
      <w:r w:rsidR="00483420">
        <w:fldChar w:fldCharType="begin"/>
      </w:r>
      <w:r w:rsidR="00F61BDD">
        <w:instrText xml:space="preserve"> ADDIN ZOTERO_ITEM CSL_CITATION {"citationID":"VsJzpYyR","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t xml:space="preserve"> System</w:t>
      </w:r>
      <w:r w:rsidRPr="00754C82">
        <w:t xml:space="preserve"> dynamics concepts are advantageous in identifying the core structure of such systems as they incorporate holistic thinking, feedback loops, dynamic processes, nonlinearities, and </w:t>
      </w:r>
      <w:r w:rsidRPr="00754C82">
        <w:lastRenderedPageBreak/>
        <w:t>accumulations in the connections between variables</w:t>
      </w:r>
      <w:r>
        <w:t>. For this reason, system</w:t>
      </w:r>
      <w:r w:rsidRPr="00754C82">
        <w:t xml:space="preserve"> dynamics models are commonly used for policy analysis and design</w:t>
      </w:r>
      <w:r w:rsidR="00483420">
        <w:t xml:space="preserve">. </w:t>
      </w:r>
      <w:r w:rsidR="00483420">
        <w:fldChar w:fldCharType="begin"/>
      </w:r>
      <w:r w:rsidR="00F61BDD">
        <w:instrText xml:space="preserve"> ADDIN ZOTERO_ITEM CSL_CITATION {"citationID":"o73uUALe","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p>
    <w:p w14:paraId="48357B95" w14:textId="180EE054" w:rsidR="0085739D" w:rsidRDefault="0085739D" w:rsidP="0085739D">
      <w:r w:rsidRPr="00754C82">
        <w:t>T</w:t>
      </w:r>
      <w:r>
        <w:t>he basic components of a system</w:t>
      </w:r>
      <w:r w:rsidRPr="00754C82">
        <w:t xml:space="preserve"> dynamics model are constants, variables, flow rates, non- linear functions, stocks (levels), and the feedback loops comprised of these elements.</w:t>
      </w:r>
      <w:r w:rsidR="00483420">
        <w:t xml:space="preserve"> </w:t>
      </w:r>
      <w:r w:rsidR="00483420">
        <w:fldChar w:fldCharType="begin"/>
      </w:r>
      <w:r w:rsidR="00F61BDD">
        <w:instrText xml:space="preserve"> ADDIN ZOTERO_ITEM CSL_CITATION {"citationID":"C3fPrAKq","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rsidRPr="00754C82">
        <w:t xml:space="preserve"> </w:t>
      </w:r>
      <w:r>
        <w:t>Because levels and rates capture the accumulations within a system, they are often the most critically studied portions of a system dynamics model.</w:t>
      </w:r>
      <w:r w:rsidR="00483420">
        <w:t xml:space="preserve"> </w:t>
      </w:r>
      <w:r w:rsidR="00483420">
        <w:fldChar w:fldCharType="begin"/>
      </w:r>
      <w:r w:rsidR="00F61BDD">
        <w:instrText xml:space="preserve"> ADDIN ZOTERO_ITEM CSL_CITATION {"citationID":"6bqIGVA8","properties":{"formattedCitation":"(15)","plainCitation":"(15)","noteIndex":0},"citationItems":[{"id":2810,"uris":["http://zotero.org/groups/2185154/items/RU5MITXN"],"uri":["http://zotero.org/groups/2185154/items/RU5MITXN"],"itemData":{"id":2810,"type":"article","title":"Market Growth as Influenced by Capital Investment","publisher":"Massachusetts Institute of Technology","abstract":"Growth and stagnation of a new product is taken as an example to show how the ideas of feedback structure can explain a common occurrence in market behavior. Very often early sales grow rapidly, only to level off even while the market demand continues to rise, as shown, by competitors capturing an increasing share of the market. One cause is found in the capital investment policy of the firm, as shown in a model involving salesmen, market reaction to delivery delay, and capital equipment expansion.","note":"Even though this is an old, famous, and foundational SD paper it is still of use to the BTD market portion because it contains basic structure for any market model.","title-short":"Market Growth as Influenced by Capital Investment","language":"English","author":[{"family":"Forrester","given":"Jay"}],"issued":{"date-parts":[["1972"]]}}}],"schema":"https://github.com/citation-style-language/schema/raw/master/csl-citation.json"} </w:instrText>
      </w:r>
      <w:r w:rsidR="00483420">
        <w:fldChar w:fldCharType="separate"/>
      </w:r>
      <w:r w:rsidR="00F61BDD" w:rsidRPr="00F61BDD">
        <w:rPr>
          <w:rFonts w:cs="Times New Roman"/>
        </w:rPr>
        <w:t>(15)</w:t>
      </w:r>
      <w:r w:rsidR="00483420">
        <w:fldChar w:fldCharType="end"/>
      </w:r>
      <w:r w:rsidR="00483420">
        <w:rPr>
          <w:rFonts w:cs="Times New Roman"/>
        </w:rPr>
        <w:t xml:space="preserve"> </w:t>
      </w:r>
      <w:r>
        <w:t xml:space="preserve">Mathematically, a level can be represented through integral calculus as: </w:t>
      </w:r>
    </w:p>
    <w:p w14:paraId="46D2CBA9" w14:textId="77777777" w:rsidR="0085739D" w:rsidRPr="003B7D5D" w:rsidRDefault="0085739D" w:rsidP="0085739D">
      <w:pPr>
        <w:jc w:val="center"/>
      </w:pPr>
      <w:r w:rsidRPr="003B7D5D">
        <w:rPr>
          <w:noProof/>
          <w:position w:val="-34"/>
        </w:rPr>
        <w:object w:dxaOrig="4080" w:dyaOrig="780" w14:anchorId="64C45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pt;height:38.25pt;mso-width-percent:0;mso-height-percent:0;mso-width-percent:0;mso-height-percent:0" o:ole="">
            <v:imagedata r:id="rId8" o:title=""/>
          </v:shape>
          <o:OLEObject Type="Embed" ProgID="Equation.3" ShapeID="_x0000_i1025" DrawAspect="Content" ObjectID="_1661535403" r:id="rId9"/>
        </w:object>
      </w:r>
    </w:p>
    <w:p w14:paraId="1FDBE5A4" w14:textId="77777777" w:rsidR="0085739D" w:rsidRDefault="0085739D" w:rsidP="0085739D">
      <w:r>
        <w:t xml:space="preserve">and through differential calculus as: </w:t>
      </w:r>
    </w:p>
    <w:p w14:paraId="520596D9" w14:textId="77777777" w:rsidR="0085739D" w:rsidRDefault="0085739D" w:rsidP="0085739D">
      <w:pPr>
        <w:jc w:val="center"/>
      </w:pPr>
      <w:r w:rsidRPr="003B7D5D">
        <w:rPr>
          <w:noProof/>
          <w:position w:val="-24"/>
        </w:rPr>
        <w:object w:dxaOrig="2740" w:dyaOrig="620" w14:anchorId="5B4ECF8C">
          <v:shape id="_x0000_i1026" type="#_x0000_t75" alt="" style="width:137.95pt;height:30pt;mso-width-percent:0;mso-height-percent:0;mso-width-percent:0;mso-height-percent:0" o:ole="">
            <v:imagedata r:id="rId10" o:title=""/>
          </v:shape>
          <o:OLEObject Type="Embed" ProgID="Equation.3" ShapeID="_x0000_i1026" DrawAspect="Content" ObjectID="_1661535404" r:id="rId11"/>
        </w:object>
      </w:r>
    </w:p>
    <w:p w14:paraId="294026EE" w14:textId="7FC06001" w:rsidR="0085739D" w:rsidRDefault="0085739D" w:rsidP="0085739D">
      <w:pPr>
        <w:rPr>
          <w:i/>
        </w:rPr>
      </w:pPr>
      <w:r>
        <w:t>Stock and flow architectures are used in many system dynamics models to represent accumulations, an example of which can be seen below in</w:t>
      </w:r>
      <w:r w:rsidR="0064366B">
        <w:t xml:space="preserve"> </w:t>
      </w:r>
      <w:r w:rsidR="0064366B">
        <w:fldChar w:fldCharType="begin"/>
      </w:r>
      <w:r w:rsidR="0064366B">
        <w:instrText xml:space="preserve"> REF _Ref20234222 \h </w:instrText>
      </w:r>
      <w:r w:rsidR="0064366B">
        <w:fldChar w:fldCharType="separate"/>
      </w:r>
      <w:r w:rsidR="00935F09">
        <w:t xml:space="preserve">Figure </w:t>
      </w:r>
      <w:r w:rsidR="00935F09">
        <w:rPr>
          <w:noProof/>
        </w:rPr>
        <w:t>1</w:t>
      </w:r>
      <w:r w:rsidR="0064366B">
        <w:fldChar w:fldCharType="end"/>
      </w:r>
      <w:r w:rsidR="0064366B">
        <w:t>.</w:t>
      </w:r>
    </w:p>
    <w:p w14:paraId="408D43E5" w14:textId="77777777" w:rsidR="0064366B" w:rsidRDefault="0085739D" w:rsidP="0064366B">
      <w:pPr>
        <w:keepNext/>
      </w:pPr>
      <w:r w:rsidRPr="003B7D5D">
        <w:rPr>
          <w:noProof/>
        </w:rPr>
        <w:drawing>
          <wp:inline distT="0" distB="0" distL="0" distR="0" wp14:anchorId="29725E35" wp14:editId="2394DD9D">
            <wp:extent cx="5942812" cy="1076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a:extLst>
                        <a:ext uri="{28A0092B-C50C-407E-A947-70E740481C1C}">
                          <a14:useLocalDpi xmlns:a14="http://schemas.microsoft.com/office/drawing/2010/main" val="0"/>
                        </a:ext>
                      </a:extLst>
                    </a:blip>
                    <a:srcRect b="28299"/>
                    <a:stretch/>
                  </pic:blipFill>
                  <pic:spPr bwMode="auto">
                    <a:xfrm>
                      <a:off x="0" y="0"/>
                      <a:ext cx="5943600" cy="1076468"/>
                    </a:xfrm>
                    <a:prstGeom prst="rect">
                      <a:avLst/>
                    </a:prstGeom>
                    <a:noFill/>
                    <a:ln>
                      <a:noFill/>
                    </a:ln>
                    <a:extLst>
                      <a:ext uri="{53640926-AAD7-44D8-BBD7-CCE9431645EC}">
                        <a14:shadowObscured xmlns:a14="http://schemas.microsoft.com/office/drawing/2010/main"/>
                      </a:ext>
                    </a:extLst>
                  </pic:spPr>
                </pic:pic>
              </a:graphicData>
            </a:graphic>
          </wp:inline>
        </w:drawing>
      </w:r>
    </w:p>
    <w:p w14:paraId="1D224737" w14:textId="10D6EE46" w:rsidR="0085739D" w:rsidRDefault="0064366B" w:rsidP="0064366B">
      <w:pPr>
        <w:pStyle w:val="Caption"/>
        <w:rPr>
          <w:i/>
        </w:rPr>
      </w:pPr>
      <w:bookmarkStart w:id="1" w:name="_Ref20234222"/>
      <w:r>
        <w:t xml:space="preserve">Figure </w:t>
      </w:r>
      <w:r>
        <w:fldChar w:fldCharType="begin"/>
      </w:r>
      <w:r>
        <w:instrText>SEQ Figure \* ARABIC</w:instrText>
      </w:r>
      <w:r>
        <w:fldChar w:fldCharType="separate"/>
      </w:r>
      <w:r w:rsidR="00935F09">
        <w:rPr>
          <w:noProof/>
        </w:rPr>
        <w:t>1</w:t>
      </w:r>
      <w:r>
        <w:fldChar w:fldCharType="end"/>
      </w:r>
      <w:bookmarkEnd w:id="1"/>
      <w:r>
        <w:t xml:space="preserve">. </w:t>
      </w:r>
      <w:r w:rsidRPr="00F0122F">
        <w:t>A visual representation of a stock and flow architecture within a system dynamics model. Rates can be seen in both the inflow to and outflow from the level. The difference between the inflow rate and outflow rate determines whether the stock is increas</w:t>
      </w:r>
      <w:r>
        <w:t xml:space="preserve">ing or decreasing in size. </w:t>
      </w:r>
      <w:r>
        <w:fldChar w:fldCharType="begin"/>
      </w:r>
      <w:r w:rsidR="00F61BDD">
        <w:instrText xml:space="preserve"> ADDIN ZOTERO_ITEM CSL_CITATION {"citationID":"52esl3rN","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fldChar w:fldCharType="separate"/>
      </w:r>
      <w:r w:rsidR="00F61BDD" w:rsidRPr="00F61BDD">
        <w:rPr>
          <w:rFonts w:cs="Times New Roman"/>
        </w:rPr>
        <w:t>(14)</w:t>
      </w:r>
      <w:r>
        <w:fldChar w:fldCharType="end"/>
      </w:r>
    </w:p>
    <w:p w14:paraId="2CCA0423" w14:textId="5D99D561" w:rsidR="0085739D" w:rsidRDefault="0085739D" w:rsidP="0085739D">
      <w:r w:rsidRPr="00754C82">
        <w:t>Feedback lo</w:t>
      </w:r>
      <w:r>
        <w:t>ops exist when one action in a</w:t>
      </w:r>
      <w:r w:rsidRPr="00754C82">
        <w:t xml:space="preserve"> system creates informati</w:t>
      </w:r>
      <w:r>
        <w:t>on that travels in some cyclical</w:t>
      </w:r>
      <w:r w:rsidRPr="00754C82">
        <w:t xml:space="preserve"> fashion and returns to the point o</w:t>
      </w:r>
      <w:r>
        <w:t xml:space="preserve">f origin with momentum. The momentum with which the information restarts the loop may reinforce the </w:t>
      </w:r>
      <w:r w:rsidRPr="00754C82">
        <w:t>original action in the</w:t>
      </w:r>
      <w:r>
        <w:t xml:space="preserve"> system with greater strength </w:t>
      </w:r>
      <w:r w:rsidRPr="00754C82">
        <w:t xml:space="preserve">or </w:t>
      </w:r>
      <w:r>
        <w:t>counteract (balance) it</w:t>
      </w:r>
      <w:r w:rsidRPr="00754C82">
        <w:t>. Reinforcing loops perpetuate growth or accelerate collapse as they are destabilizing. Balancing loops tend to be goal-seeking and to stabilize the momentum of a system.</w:t>
      </w:r>
      <w:r>
        <w:t xml:space="preserve"> The stock and flow structure of a basic feedback loop can be seen below in </w:t>
      </w:r>
      <w:r w:rsidR="0064366B">
        <w:fldChar w:fldCharType="begin"/>
      </w:r>
      <w:r w:rsidR="0064366B">
        <w:instrText xml:space="preserve"> REF _Ref20234245 \h </w:instrText>
      </w:r>
      <w:r w:rsidR="0064366B">
        <w:fldChar w:fldCharType="separate"/>
      </w:r>
      <w:r w:rsidR="00935F09">
        <w:t xml:space="preserve">Figure </w:t>
      </w:r>
      <w:r w:rsidR="00935F09">
        <w:rPr>
          <w:noProof/>
        </w:rPr>
        <w:t>2</w:t>
      </w:r>
      <w:r w:rsidR="0064366B">
        <w:fldChar w:fldCharType="end"/>
      </w:r>
      <w:r w:rsidR="0064366B">
        <w:rPr>
          <w:iCs/>
        </w:rPr>
        <w:t xml:space="preserve"> </w:t>
      </w:r>
      <w:r>
        <w:t xml:space="preserve">within the context of goods production capital. </w:t>
      </w:r>
    </w:p>
    <w:p w14:paraId="5D0D8AE7" w14:textId="77777777" w:rsidR="0085739D" w:rsidRDefault="0085739D" w:rsidP="0085739D"/>
    <w:p w14:paraId="335A5171" w14:textId="77777777" w:rsidR="00B828F2" w:rsidRDefault="0085739D" w:rsidP="00B828F2">
      <w:pPr>
        <w:keepNext/>
        <w:widowControl w:val="0"/>
        <w:autoSpaceDE w:val="0"/>
        <w:autoSpaceDN w:val="0"/>
        <w:adjustRightInd w:val="0"/>
        <w:spacing w:line="280" w:lineRule="atLeast"/>
        <w:jc w:val="center"/>
      </w:pPr>
      <w:r>
        <w:rPr>
          <w:rFonts w:ascii="Times" w:hAnsi="Times" w:cs="Times"/>
          <w:noProof/>
          <w:color w:val="000000"/>
        </w:rPr>
        <w:lastRenderedPageBreak/>
        <w:drawing>
          <wp:inline distT="0" distB="0" distL="0" distR="0" wp14:anchorId="21069904" wp14:editId="15290526">
            <wp:extent cx="4906629" cy="36290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129" cy="3656021"/>
                    </a:xfrm>
                    <a:prstGeom prst="rect">
                      <a:avLst/>
                    </a:prstGeom>
                    <a:noFill/>
                    <a:ln>
                      <a:noFill/>
                    </a:ln>
                  </pic:spPr>
                </pic:pic>
              </a:graphicData>
            </a:graphic>
          </wp:inline>
        </w:drawing>
      </w:r>
    </w:p>
    <w:p w14:paraId="6B96B81A" w14:textId="01AA3CD1" w:rsidR="0085739D" w:rsidRDefault="00B828F2" w:rsidP="00B828F2">
      <w:pPr>
        <w:pStyle w:val="Caption"/>
        <w:jc w:val="center"/>
        <w:rPr>
          <w:rFonts w:ascii="Times" w:hAnsi="Times" w:cs="Times"/>
          <w:color w:val="000000"/>
        </w:rPr>
      </w:pPr>
      <w:bookmarkStart w:id="2" w:name="_Ref20234245"/>
      <w:r>
        <w:t xml:space="preserve">Figure </w:t>
      </w:r>
      <w:r>
        <w:fldChar w:fldCharType="begin"/>
      </w:r>
      <w:r>
        <w:instrText>SEQ Figure \* ARABIC</w:instrText>
      </w:r>
      <w:r>
        <w:fldChar w:fldCharType="separate"/>
      </w:r>
      <w:r w:rsidR="00935F09">
        <w:rPr>
          <w:noProof/>
        </w:rPr>
        <w:t>2</w:t>
      </w:r>
      <w:r>
        <w:fldChar w:fldCharType="end"/>
      </w:r>
      <w:bookmarkEnd w:id="2"/>
      <w:r>
        <w:t xml:space="preserve"> </w:t>
      </w:r>
      <w:r w:rsidRPr="009A6D6A">
        <w:t>When a company decides to invest the production of goods, after a time-delay goods production capital is produced. This capital can of course be used to produce goods, which can be sold for funds and be reinvested in capacity.</w:t>
      </w:r>
      <w:r w:rsidRPr="00B828F2">
        <w:t xml:space="preserve"> With more capacity for reinvestment, more investments in production capital are made and again more goods production capital is produced. Such a cycle is reinforcing as it generates increased momentum for reinvestment and goods production capital. The reinforcing loop can be seen labeled with the red R towards the left of Figure 2. Balancing this momentum is the loop labeled with the blue B where the depreciation of goods production capital leads to less production capital and less goods. The “Average Life of Goods Production Capital” variable determines the rate at which the goods production capital depreciates in this balancing loop.</w:t>
      </w:r>
    </w:p>
    <w:p w14:paraId="22E18E62" w14:textId="041601DC" w:rsidR="0085739D" w:rsidRPr="00483420" w:rsidRDefault="0085739D" w:rsidP="0085739D">
      <w:r>
        <w:t>With the incorporation of such reinforcing and balancing loops, system dynamics model output can be of any dynamic pattern; examples of which can be seen below in</w:t>
      </w:r>
      <w:r w:rsidR="00B828F2">
        <w:rPr>
          <w:iCs/>
        </w:rPr>
        <w:t xml:space="preserve"> </w:t>
      </w:r>
      <w:r w:rsidR="00B828F2">
        <w:rPr>
          <w:iCs/>
        </w:rPr>
        <w:fldChar w:fldCharType="begin"/>
      </w:r>
      <w:r w:rsidR="00B828F2">
        <w:rPr>
          <w:iCs/>
        </w:rPr>
        <w:instrText xml:space="preserve"> REF _Ref20234148 \h </w:instrText>
      </w:r>
      <w:r w:rsidR="00B828F2">
        <w:rPr>
          <w:iCs/>
        </w:rPr>
      </w:r>
      <w:r w:rsidR="00B828F2">
        <w:rPr>
          <w:iCs/>
        </w:rPr>
        <w:fldChar w:fldCharType="separate"/>
      </w:r>
      <w:r w:rsidR="00935F09">
        <w:t xml:space="preserve">Figure </w:t>
      </w:r>
      <w:r w:rsidR="00935F09">
        <w:rPr>
          <w:noProof/>
        </w:rPr>
        <w:t>3</w:t>
      </w:r>
      <w:r w:rsidR="00B828F2">
        <w:rPr>
          <w:iCs/>
        </w:rPr>
        <w:fldChar w:fldCharType="end"/>
      </w:r>
      <w:r w:rsidR="00483420">
        <w:rPr>
          <w:i/>
          <w:iCs/>
        </w:rPr>
        <w:t>.</w:t>
      </w:r>
      <w:r w:rsidR="00483420">
        <w:t xml:space="preserve"> </w:t>
      </w:r>
      <w:r w:rsidR="00483420">
        <w:fldChar w:fldCharType="begin"/>
      </w:r>
      <w:r w:rsidR="00F61BDD">
        <w:instrText xml:space="preserve"> ADDIN ZOTERO_ITEM CSL_CITATION {"citationID":"DItUpTtK","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p>
    <w:p w14:paraId="42200691" w14:textId="77777777" w:rsidR="0085739D" w:rsidRDefault="0085739D" w:rsidP="0085739D"/>
    <w:p w14:paraId="079065EF" w14:textId="77777777" w:rsidR="00B828F2" w:rsidRDefault="0085739D" w:rsidP="00B828F2">
      <w:pPr>
        <w:keepNext/>
        <w:jc w:val="center"/>
      </w:pPr>
      <w:r>
        <w:rPr>
          <w:noProof/>
        </w:rPr>
        <w:lastRenderedPageBreak/>
        <w:drawing>
          <wp:inline distT="0" distB="0" distL="0" distR="0" wp14:anchorId="61B73C59" wp14:editId="4D930F5A">
            <wp:extent cx="4495800" cy="2590800"/>
            <wp:effectExtent l="0" t="0" r="0" b="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14:paraId="533E574B" w14:textId="2D180C5E" w:rsidR="00B828F2" w:rsidRDefault="00B828F2" w:rsidP="00B828F2">
      <w:pPr>
        <w:pStyle w:val="Caption"/>
        <w:jc w:val="center"/>
      </w:pPr>
      <w:bookmarkStart w:id="3" w:name="_Ref20234148"/>
      <w:r>
        <w:t xml:space="preserve">Figure </w:t>
      </w:r>
      <w:r>
        <w:fldChar w:fldCharType="begin"/>
      </w:r>
      <w:r>
        <w:instrText>SEQ Figure \* ARABIC</w:instrText>
      </w:r>
      <w:r>
        <w:fldChar w:fldCharType="separate"/>
      </w:r>
      <w:r w:rsidR="00935F09">
        <w:rPr>
          <w:noProof/>
        </w:rPr>
        <w:t>3</w:t>
      </w:r>
      <w:r>
        <w:fldChar w:fldCharType="end"/>
      </w:r>
      <w:bookmarkEnd w:id="3"/>
      <w:r>
        <w:t xml:space="preserve"> </w:t>
      </w:r>
      <w:r w:rsidRPr="00E34B32">
        <w:t>Six behavior-over-time graphs representing classic system dynamics model output shown. Exponential growth is likely when one or several reinforcing loops are dominant over the balancing ones and drive momentum in a certain direction away from stability.</w:t>
      </w:r>
      <w:r>
        <w:t xml:space="preserve"> </w:t>
      </w:r>
      <w:r w:rsidRPr="00B828F2">
        <w:t>Goal seeking behavior tends to resolve the momentum of a system towards stability as balancing loops become dominant. Oscillatory behavior also arises from the dominance of balancing loops; however, with the addition of time delays in the system causing it to constantly overshoot, attempt to correct itself, undershoot, attempt to correct itself and so on. S-shaped growth occurs when a system experiences exponential growth until the limits on that growth are reached at which time balancing loops become dominant and halt the growth near a steady state. When these limits on growth are coupled with time delays, oscillating overshoot may be the resulting behavior output. Finally, overshoot and collapse output is caused by exponential growth accompanied by decreased limits on growth as the growth intensifies.</w:t>
      </w:r>
      <w:r>
        <w:t xml:space="preserve"> </w:t>
      </w:r>
      <w:r>
        <w:fldChar w:fldCharType="begin"/>
      </w:r>
      <w:r w:rsidR="00F61BDD">
        <w:instrText xml:space="preserve"> ADDIN ZOTERO_ITEM CSL_CITATION {"citationID":"JUYptE1U","properties":{"formattedCitation":"(16)","plainCitation":"(16)","noteIndex":0},"citationItems":[{"id":2825,"uris":["http://zotero.org/groups/2185154/items/Z8BFRPAB"],"uri":["http://zotero.org/groups/2185154/items/Z8BFRPAB"],"itemData":{"id":2825,"type":"book","title":"Business Dynamics: Systems Thinking and Modeling for a Complex World","publisher":"McGraw-Hill Higher Education","number-of-pages":"108-396","language":"English","author":[{"family":"Sterman","given":"John"}],"issued":{"date-parts":[["2000"]]}}}],"schema":"https://github.com/citation-style-language/schema/raw/master/csl-citation.json"} </w:instrText>
      </w:r>
      <w:r>
        <w:fldChar w:fldCharType="separate"/>
      </w:r>
      <w:r w:rsidR="00F61BDD" w:rsidRPr="00F61BDD">
        <w:rPr>
          <w:rFonts w:cs="Times New Roman"/>
        </w:rPr>
        <w:t>(16)</w:t>
      </w:r>
      <w:r>
        <w:fldChar w:fldCharType="end"/>
      </w:r>
    </w:p>
    <w:p w14:paraId="575F47AE" w14:textId="74C65F03" w:rsidR="0085739D" w:rsidRDefault="0085739D" w:rsidP="0085739D">
      <w:r w:rsidRPr="00754C82">
        <w:t xml:space="preserve">Non-linear functions are often responsible for changing the direction of momentum (the dominant loop) as they impose limits on sustained growth or degradation. Such limits are important as they can stop or reduce flow rates from becoming too powerful and </w:t>
      </w:r>
      <w:r>
        <w:t>levels</w:t>
      </w:r>
      <w:r w:rsidRPr="00754C82">
        <w:t xml:space="preserve"> from accumulating </w:t>
      </w:r>
      <w:r>
        <w:t xml:space="preserve">too rapidly, which can cause overshoot and collapse. </w:t>
      </w:r>
    </w:p>
    <w:p w14:paraId="5F364E21" w14:textId="3305BFB9" w:rsidR="00DD693C" w:rsidRDefault="0085739D" w:rsidP="00DD693C">
      <w:pPr>
        <w:rPr>
          <w:ins w:id="4" w:author="Hanes, Rebecca" w:date="2020-09-09T10:17:00Z"/>
        </w:rPr>
      </w:pPr>
      <w:r w:rsidRPr="00754C82">
        <w:t>System dynamics models are designed specifically to draw simplicity from the particular, complex problem at hand.</w:t>
      </w:r>
      <w:r w:rsidR="00483420">
        <w:t xml:space="preserve"> </w:t>
      </w:r>
      <w:r w:rsidR="00483420">
        <w:fldChar w:fldCharType="begin"/>
      </w:r>
      <w:r w:rsidR="00F61BDD">
        <w:instrText xml:space="preserve"> ADDIN ZOTERO_ITEM CSL_CITATION {"citationID":"i2QBWJZl","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rsidRPr="00754C82">
        <w:t xml:space="preserve"> This is done by first developing a mental model of the scope and structure of the problem through di</w:t>
      </w:r>
      <w:r>
        <w:t>scussions with experts and stakeholders</w:t>
      </w:r>
      <w:r w:rsidRPr="00754C82">
        <w:t xml:space="preserve"> involved with it. Next, diagrams are made to identify information feedback, circular causality, and accumulations within the system. With the system’s basic structure outlined, mathematical relationships between variables can be assigned using coupled, nonlinear, and first-order differential (integral) equations. The model is then calibrated by comparing it to empirical data for discrepancies and tweaking</w:t>
      </w:r>
      <w:r>
        <w:t xml:space="preserve"> it to better emulate the real-world system</w:t>
      </w:r>
      <w:r w:rsidRPr="00754C82">
        <w:t>.</w:t>
      </w:r>
      <w:r w:rsidR="00483420">
        <w:t xml:space="preserve"> </w:t>
      </w:r>
      <w:r w:rsidR="00483420">
        <w:fldChar w:fldCharType="begin"/>
      </w:r>
      <w:r w:rsidR="00F61BDD">
        <w:instrText xml:space="preserve"> ADDIN ZOTERO_ITEM CSL_CITATION {"citationID":"qUcDAEDF","properties":{"formattedCitation":"(14)","plainCitation":"(14)","noteIndex":0},"citationItems":[{"id":2822,"uris":["http://zotero.org/groups/2185154/items/HBZ585TY"],"uri":["http://zotero.org/groups/2185154/items/HBZ585TY"],"itemData":{"id":2822,"type":"article-journal","title":"A system dynamics-based evaluation of the New York State HIV testing law","container-title":"New York State AIDS Advisory Council, New York City, NY.—cancelled due to Hurricane Sandy","author":[{"family":"Martin","given":"Erika"},{"family":"MacDonald","given":"Roderick"}],"issued":{"date-parts":[["2012"]]}}}],"schema":"https://github.com/citation-style-language/schema/raw/master/csl-citation.json"} </w:instrText>
      </w:r>
      <w:r w:rsidR="00483420">
        <w:fldChar w:fldCharType="separate"/>
      </w:r>
      <w:r w:rsidR="00F61BDD" w:rsidRPr="00F61BDD">
        <w:rPr>
          <w:rFonts w:cs="Times New Roman"/>
        </w:rPr>
        <w:t>(14)</w:t>
      </w:r>
      <w:r w:rsidR="00483420">
        <w:fldChar w:fldCharType="end"/>
      </w:r>
      <w:r w:rsidRPr="00754C82">
        <w:t xml:space="preserve"> </w:t>
      </w:r>
      <w:r>
        <w:t xml:space="preserve">Sensitivity analyses are also conducted to validate the inputs to the models, reducing output uncertainty and increasing model legitimacy. </w:t>
      </w:r>
      <w:r w:rsidRPr="00754C82">
        <w:t xml:space="preserve">Once developed and calibrated, the model can be </w:t>
      </w:r>
      <w:r>
        <w:t xml:space="preserve">simulated and </w:t>
      </w:r>
      <w:r w:rsidRPr="00754C82">
        <w:t>experimented with while conducting “what if” scenarios on inputs to gauge potential impacts of the system in the short</w:t>
      </w:r>
      <w:r>
        <w:t xml:space="preserve"> </w:t>
      </w:r>
      <w:r w:rsidRPr="00754C82">
        <w:t>and long term.</w:t>
      </w:r>
      <w:r>
        <w:t xml:space="preserve"> System dynamics models are not used for exact prediction; however, they are useful for determining whether a certain action will benefit or degrade the condition of a </w:t>
      </w:r>
      <w:r>
        <w:lastRenderedPageBreak/>
        <w:t xml:space="preserve">problem over a certain time frame, usually with much greater accuracy than that of a mental model. </w:t>
      </w:r>
    </w:p>
    <w:p w14:paraId="7E98E077" w14:textId="0AB0BF5D" w:rsidR="00084BD5" w:rsidRDefault="00084BD5" w:rsidP="00084BD5">
      <w:pPr>
        <w:pStyle w:val="Heading2"/>
        <w:rPr>
          <w:ins w:id="5" w:author="Hanes, Rebecca" w:date="2020-09-09T10:17:00Z"/>
        </w:rPr>
      </w:pPr>
      <w:ins w:id="6" w:author="Hanes, Rebecca" w:date="2020-09-09T10:17:00Z">
        <w:r>
          <w:t>System dynamics used for decision support</w:t>
        </w:r>
      </w:ins>
    </w:p>
    <w:p w14:paraId="39A9F6D4" w14:textId="6832B4DB" w:rsidR="00084BD5" w:rsidRPr="00084BD5" w:rsidRDefault="00084BD5">
      <w:ins w:id="7" w:author="Hanes, Rebecca" w:date="2020-09-09T10:21:00Z">
        <w:r>
          <w:t>To be added or maybe removed altogether</w:t>
        </w:r>
      </w:ins>
    </w:p>
    <w:p w14:paraId="1FE78098" w14:textId="037AA062" w:rsidR="00DD693C" w:rsidRDefault="00DD693C" w:rsidP="00DD693C">
      <w:pPr>
        <w:pStyle w:val="Heading2"/>
      </w:pPr>
      <w:r>
        <w:t>Bioproduct Transition Dynamics Model</w:t>
      </w:r>
    </w:p>
    <w:p w14:paraId="12679058" w14:textId="29DC13D1" w:rsidR="00DD693C" w:rsidRDefault="000F103B" w:rsidP="00DD693C">
      <w:r>
        <w:t>The BTD model is based on background research into historical bioproduct development efforts, trends in technology development processes across the bioproduct and other industries, the techno-economic and market characteristics of bioproducts that have been studied within BETO and elsewhere, and interviews with professionals currently and formerly working in the bioproducts industry.</w:t>
      </w:r>
    </w:p>
    <w:p w14:paraId="42994AA7" w14:textId="6B4C8F7B" w:rsidR="003446B4" w:rsidRDefault="00DD7D6E" w:rsidP="00DD693C">
      <w:r>
        <w:rPr>
          <w:noProof/>
        </w:rPr>
        <mc:AlternateContent>
          <mc:Choice Requires="wps">
            <w:drawing>
              <wp:anchor distT="0" distB="0" distL="114300" distR="114300" simplePos="0" relativeHeight="251660288" behindDoc="0" locked="0" layoutInCell="1" allowOverlap="1" wp14:anchorId="1AD9D6E8" wp14:editId="2BB92159">
                <wp:simplePos x="0" y="0"/>
                <wp:positionH relativeFrom="column">
                  <wp:posOffset>447675</wp:posOffset>
                </wp:positionH>
                <wp:positionV relativeFrom="paragraph">
                  <wp:posOffset>2618105</wp:posOffset>
                </wp:positionV>
                <wp:extent cx="50469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1A8448AF" w14:textId="63FED83D" w:rsidR="00CE2A2B" w:rsidRPr="00A2763F" w:rsidRDefault="00CE2A2B" w:rsidP="00DD7D6E">
                            <w:pPr>
                              <w:pStyle w:val="Caption"/>
                              <w:rPr>
                                <w:noProof/>
                                <w:sz w:val="24"/>
                              </w:rPr>
                            </w:pPr>
                            <w:r>
                              <w:t xml:space="preserve">Figure </w:t>
                            </w:r>
                            <w:r>
                              <w:fldChar w:fldCharType="begin"/>
                            </w:r>
                            <w:r>
                              <w:instrText>SEQ Figure \* ARABIC</w:instrText>
                            </w:r>
                            <w:r>
                              <w:fldChar w:fldCharType="separate"/>
                            </w:r>
                            <w:r>
                              <w:rPr>
                                <w:noProof/>
                              </w:rPr>
                              <w:t>4</w:t>
                            </w:r>
                            <w:r>
                              <w:fldChar w:fldCharType="end"/>
                            </w:r>
                            <w:r>
                              <w:t>. The primary feedback loop in the BTD model is between technology developers, investors, and government agencies (not shown) providing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9D6E8" id="_x0000_t202" coordsize="21600,21600" o:spt="202" path="m,l,21600r21600,l21600,xe">
                <v:stroke joinstyle="miter"/>
                <v:path gradientshapeok="t" o:connecttype="rect"/>
              </v:shapetype>
              <v:shape id="Text Box 2" o:spid="_x0000_s1026" type="#_x0000_t202" style="position:absolute;margin-left:35.25pt;margin-top:206.15pt;width:39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" stroked="f">
                <v:textbox style="mso-fit-shape-to-text:t" inset="0,0,0,0">
                  <w:txbxContent>
                    <w:p w14:paraId="1A8448AF" w14:textId="63FED83D" w:rsidR="00CE2A2B" w:rsidRPr="00A2763F" w:rsidRDefault="00CE2A2B" w:rsidP="00DD7D6E">
                      <w:pPr>
                        <w:pStyle w:val="Caption"/>
                        <w:rPr>
                          <w:noProof/>
                          <w:sz w:val="24"/>
                        </w:rPr>
                      </w:pPr>
                      <w:r>
                        <w:t xml:space="preserve">Figure </w:t>
                      </w:r>
                      <w:r>
                        <w:fldChar w:fldCharType="begin"/>
                      </w:r>
                      <w:r>
                        <w:instrText>SEQ Figure \* ARABIC</w:instrText>
                      </w:r>
                      <w:r>
                        <w:fldChar w:fldCharType="separate"/>
                      </w:r>
                      <w:r>
                        <w:rPr>
                          <w:noProof/>
                        </w:rPr>
                        <w:t>4</w:t>
                      </w:r>
                      <w:r>
                        <w:fldChar w:fldCharType="end"/>
                      </w:r>
                      <w:r>
                        <w:t>. The primary feedback loop in the BTD model is between technology developers, investors, and government agencies (not shown) providing support.</w:t>
                      </w:r>
                    </w:p>
                  </w:txbxContent>
                </v:textbox>
                <w10:wrap type="topAndBottom"/>
              </v:shape>
            </w:pict>
          </mc:Fallback>
        </mc:AlternateContent>
      </w:r>
      <w:r>
        <w:rPr>
          <w:noProof/>
        </w:rPr>
        <w:drawing>
          <wp:anchor distT="0" distB="0" distL="114300" distR="114300" simplePos="0" relativeHeight="251658240" behindDoc="0" locked="0" layoutInCell="1" allowOverlap="1" wp14:anchorId="61BBC923" wp14:editId="1D6F56F3">
            <wp:simplePos x="914400" y="2314575"/>
            <wp:positionH relativeFrom="column">
              <wp:align>center</wp:align>
            </wp:positionH>
            <wp:positionV relativeFrom="paragraph">
              <wp:posOffset>0</wp:posOffset>
            </wp:positionV>
            <wp:extent cx="5047488" cy="2561163"/>
            <wp:effectExtent l="0" t="0" r="127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logic.png"/>
                    <pic:cNvPicPr/>
                  </pic:nvPicPr>
                  <pic:blipFill>
                    <a:blip r:embed="rId15">
                      <a:extLst>
                        <a:ext uri="{28A0092B-C50C-407E-A947-70E740481C1C}">
                          <a14:useLocalDpi xmlns:a14="http://schemas.microsoft.com/office/drawing/2010/main" val="0"/>
                        </a:ext>
                      </a:extLst>
                    </a:blip>
                    <a:stretch>
                      <a:fillRect/>
                    </a:stretch>
                  </pic:blipFill>
                  <pic:spPr>
                    <a:xfrm>
                      <a:off x="0" y="0"/>
                      <a:ext cx="5047488" cy="2561163"/>
                    </a:xfrm>
                    <a:prstGeom prst="rect">
                      <a:avLst/>
                    </a:prstGeom>
                  </pic:spPr>
                </pic:pic>
              </a:graphicData>
            </a:graphic>
            <wp14:sizeRelH relativeFrom="margin">
              <wp14:pctWidth>0</wp14:pctWidth>
            </wp14:sizeRelH>
          </wp:anchor>
        </w:drawing>
      </w:r>
      <w:r w:rsidR="007B4C3B">
        <w:t>Inputs to the model include b</w:t>
      </w:r>
      <w:r w:rsidR="003F40B8">
        <w:t>ioproduct techno-economic information on the eventual commercial scale plant, obtainable from preliminary scale-up work and techno-economic analyses.</w:t>
      </w:r>
      <w:r w:rsidR="009F1344">
        <w:t xml:space="preserve"> Relatedly, the b</w:t>
      </w:r>
      <w:r w:rsidR="003F40B8">
        <w:t>ioproduct selling price and trends over time, if available</w:t>
      </w:r>
      <w:r w:rsidR="009F1344">
        <w:t>, are required, as is the f</w:t>
      </w:r>
      <w:r w:rsidR="003F40B8">
        <w:t xml:space="preserve">eedstock type, and price short-term behavior and long-term trends if the feedstock type is not already modeled in the BTD. </w:t>
      </w:r>
      <w:r w:rsidR="009F1344">
        <w:t>The rest of the BTD inputs deal with how investors, technology developers, and government agencies are expected to behave and the decisions they are expected to make. Model outputs include t</w:t>
      </w:r>
      <w:r w:rsidR="003F40B8">
        <w:t xml:space="preserve">ime series for technology readiness level (TRL) and cumulative production (only commercial </w:t>
      </w:r>
      <w:r w:rsidR="009F1344">
        <w:t xml:space="preserve">production </w:t>
      </w:r>
      <w:r w:rsidR="003F40B8">
        <w:t>or commercial plus demo</w:t>
      </w:r>
      <w:r w:rsidR="009F1344">
        <w:t xml:space="preserve"> production</w:t>
      </w:r>
      <w:r w:rsidR="003F40B8">
        <w:t xml:space="preserve">). A development timeline showing when the project transitioned between stages and how </w:t>
      </w:r>
      <w:r w:rsidR="009F1344">
        <w:t xml:space="preserve">long each stage took to complete. Project finances over time are also calculated. </w:t>
      </w:r>
      <w:r w:rsidR="003446B4">
        <w:t xml:space="preserve">Complete details on the BTD are available in </w:t>
      </w:r>
      <w:r w:rsidR="003446B4">
        <w:fldChar w:fldCharType="begin"/>
      </w:r>
      <w:r w:rsidR="00F61BDD">
        <w:instrText xml:space="preserve"> ADDIN ZOTERO_ITEM CSL_CITATION {"citationID":"7j2gPken","properties":{"formattedCitation":"(5)","plainCitation":"(5)","noteIndex":0},"citationItems":[{"id":2801,"uris":["http://zotero.org/groups/2185154/items/T4PYHFTG"],"uri":["http://zotero.org/groups/2185154/items/T4PYHFTG"],"itemData":{"id":2801,"type":"report","title":"Bioproduct Transition Dynamics Technical Report","publisher":"National Renewable Energy Laboratory (NREL)","abstract":"placeholder for the BTD technical report","number":"NREL/TP-XXXXX. In preparation.","author":[{"family":"Hanes","given":"Rebecca"},{"family":"Bush","given":"Brian"},{"family":"Sittler","given":"Lauren"},{"family":"Newes","given":"Emily"},{"family":"Foretich","given":"Anthony"},{"family":"Jenkin","given":"Thomas"}],"issued":{"date-parts":[["2020",9]]}}}],"schema":"https://github.com/citation-style-language/schema/raw/master/csl-citation.json"} </w:instrText>
      </w:r>
      <w:r w:rsidR="003446B4">
        <w:fldChar w:fldCharType="separate"/>
      </w:r>
      <w:r w:rsidR="00F61BDD" w:rsidRPr="00F61BDD">
        <w:rPr>
          <w:rFonts w:cs="Times New Roman"/>
        </w:rPr>
        <w:t>(5)</w:t>
      </w:r>
      <w:r w:rsidR="003446B4">
        <w:fldChar w:fldCharType="end"/>
      </w:r>
      <w:r w:rsidR="003446B4">
        <w:t>.</w:t>
      </w:r>
    </w:p>
    <w:p w14:paraId="73295EE3" w14:textId="2056BFFC" w:rsidR="003603C5" w:rsidRDefault="003603C5" w:rsidP="003603C5">
      <w:pPr>
        <w:pStyle w:val="Heading2"/>
      </w:pPr>
      <w:r>
        <w:t>Base cases</w:t>
      </w:r>
    </w:p>
    <w:p w14:paraId="3B0FF466" w14:textId="77777777" w:rsidR="003603C5" w:rsidRPr="003F40B8" w:rsidRDefault="003603C5" w:rsidP="00DD693C">
      <w:commentRangeStart w:id="8"/>
      <w:commentRangeEnd w:id="8"/>
      <w:r>
        <w:rPr>
          <w:rStyle w:val="CommentReference"/>
          <w:rFonts w:asciiTheme="minorHAnsi" w:hAnsiTheme="minorHAnsi"/>
        </w:rPr>
        <w:commentReference w:id="8"/>
      </w:r>
    </w:p>
    <w:p w14:paraId="29DCF00F" w14:textId="77777777" w:rsidR="00FC11F0" w:rsidRDefault="00FC11F0" w:rsidP="00FC11F0">
      <w:pPr>
        <w:pStyle w:val="Heading2"/>
      </w:pPr>
      <w:r>
        <w:lastRenderedPageBreak/>
        <w:t xml:space="preserve">Experimental </w:t>
      </w:r>
      <w:commentRangeStart w:id="9"/>
      <w:r>
        <w:t>design</w:t>
      </w:r>
      <w:commentRangeEnd w:id="9"/>
      <w:r w:rsidR="00811606">
        <w:rPr>
          <w:rStyle w:val="CommentReference"/>
          <w:rFonts w:asciiTheme="minorHAnsi" w:eastAsiaTheme="minorHAnsi" w:hAnsiTheme="minorHAnsi" w:cstheme="minorBidi"/>
          <w:color w:val="auto"/>
        </w:rPr>
        <w:commentReference w:id="9"/>
      </w:r>
    </w:p>
    <w:p w14:paraId="1BF2313D" w14:textId="77777777" w:rsidR="00FC11F0" w:rsidRDefault="00FC11F0" w:rsidP="00FC11F0">
      <w:pPr>
        <w:pStyle w:val="Heading3"/>
      </w:pPr>
      <w:r>
        <w:t>Parameter ranges</w:t>
      </w:r>
    </w:p>
    <w:p w14:paraId="3557B712" w14:textId="61950541" w:rsidR="00FC11F0" w:rsidRDefault="00FC11F0" w:rsidP="00FC11F0">
      <w:r w:rsidRPr="009D2EB8">
        <w:t xml:space="preserve">Previous sensitivity and scenario analyses of earlier revisions of the BTD have identified the parameters (“input variables”) that have the greatest potential for influencing outcomes. For this exploratory sensitivity analysis of the current revision of the BTD, we undertook a comprehensive review of all input variables and used past analyses and modeler judgment to select parameters for variation and their ranges of variation in the present study. </w:t>
      </w:r>
      <w:r w:rsidR="00286BC6">
        <w:fldChar w:fldCharType="begin"/>
      </w:r>
      <w:r w:rsidR="00286BC6">
        <w:instrText xml:space="preserve"> REF _Ref44072351 \h </w:instrText>
      </w:r>
      <w:r w:rsidR="00286BC6">
        <w:fldChar w:fldCharType="separate"/>
      </w:r>
      <w:r w:rsidR="00935F09">
        <w:t xml:space="preserve">Table </w:t>
      </w:r>
      <w:r w:rsidR="00935F09">
        <w:rPr>
          <w:noProof/>
        </w:rPr>
        <w:t>1</w:t>
      </w:r>
      <w:r w:rsidR="00286BC6">
        <w:fldChar w:fldCharType="end"/>
      </w:r>
      <w:r w:rsidRPr="009D2EB8">
        <w:t xml:space="preserve"> </w:t>
      </w:r>
      <w:commentRangeStart w:id="10"/>
      <w:commentRangeStart w:id="11"/>
      <w:r w:rsidRPr="009D2EB8">
        <w:t>below</w:t>
      </w:r>
      <w:commentRangeEnd w:id="10"/>
      <w:r w:rsidR="003603C5">
        <w:rPr>
          <w:rStyle w:val="CommentReference"/>
          <w:rFonts w:asciiTheme="minorHAnsi" w:hAnsiTheme="minorHAnsi"/>
        </w:rPr>
        <w:commentReference w:id="10"/>
      </w:r>
      <w:commentRangeEnd w:id="11"/>
      <w:r w:rsidR="0089044B">
        <w:rPr>
          <w:rStyle w:val="CommentReference"/>
          <w:rFonts w:asciiTheme="minorHAnsi" w:hAnsiTheme="minorHAnsi"/>
        </w:rPr>
        <w:commentReference w:id="11"/>
      </w:r>
      <w:r w:rsidRPr="009D2EB8">
        <w:t xml:space="preserve"> shows the </w:t>
      </w:r>
      <w:r>
        <w:t>84</w:t>
      </w:r>
      <w:r w:rsidRPr="009D2EB8">
        <w:t xml:space="preserve"> parameters to be varied, their default value in the model, and their range of variation. (See the </w:t>
      </w:r>
      <w:commentRangeStart w:id="12"/>
      <w:commentRangeStart w:id="13"/>
      <w:r w:rsidRPr="009D2EB8">
        <w:t>BTD technical documentation</w:t>
      </w:r>
      <w:commentRangeEnd w:id="12"/>
      <w:r w:rsidR="003603C5">
        <w:rPr>
          <w:rStyle w:val="CommentReference"/>
          <w:rFonts w:asciiTheme="minorHAnsi" w:hAnsiTheme="minorHAnsi"/>
        </w:rPr>
        <w:commentReference w:id="12"/>
      </w:r>
      <w:r w:rsidRPr="009D2EB8">
        <w:t xml:space="preserve"> </w:t>
      </w:r>
      <w:commentRangeEnd w:id="13"/>
      <w:r w:rsidR="00811606">
        <w:rPr>
          <w:rStyle w:val="CommentReference"/>
          <w:rFonts w:asciiTheme="minorHAnsi" w:hAnsiTheme="minorHAnsi"/>
        </w:rPr>
        <w:commentReference w:id="13"/>
      </w:r>
      <w:r w:rsidRPr="009D2EB8">
        <w:t>for more information on these variables and on the model sectors in which they reside.)</w:t>
      </w:r>
    </w:p>
    <w:p w14:paraId="0116F314" w14:textId="24A12DC1" w:rsidR="00FC11F0" w:rsidRDefault="00FC11F0" w:rsidP="00FC11F0">
      <w:pPr>
        <w:pStyle w:val="Caption"/>
        <w:keepNext/>
      </w:pPr>
      <w:bookmarkStart w:id="14" w:name="_Ref44072351"/>
      <w:r>
        <w:t xml:space="preserve">Table </w:t>
      </w:r>
      <w:r>
        <w:fldChar w:fldCharType="begin"/>
      </w:r>
      <w:r>
        <w:instrText>SEQ Table \* ARABIC</w:instrText>
      </w:r>
      <w:r>
        <w:fldChar w:fldCharType="separate"/>
      </w:r>
      <w:r w:rsidR="00935F09">
        <w:rPr>
          <w:noProof/>
        </w:rPr>
        <w:t>1</w:t>
      </w:r>
      <w:r>
        <w:fldChar w:fldCharType="end"/>
      </w:r>
      <w:bookmarkEnd w:id="14"/>
      <w:r>
        <w:t>. Model input parameters and their ranges in the sensitivity analyses.</w:t>
      </w:r>
    </w:p>
    <w:tbl>
      <w:tblPr>
        <w:tblStyle w:val="ListTable1Light"/>
        <w:tblW w:w="5000" w:type="pct"/>
        <w:tblLayout w:type="fixed"/>
        <w:tblLook w:val="0600" w:firstRow="0" w:lastRow="0" w:firstColumn="0" w:lastColumn="0" w:noHBand="1" w:noVBand="1"/>
      </w:tblPr>
      <w:tblGrid>
        <w:gridCol w:w="3239"/>
        <w:gridCol w:w="1713"/>
        <w:gridCol w:w="1468"/>
        <w:gridCol w:w="1470"/>
        <w:gridCol w:w="1470"/>
      </w:tblGrid>
      <w:tr w:rsidR="00FC11F0" w:rsidRPr="001D7571" w14:paraId="4C1DF5D4" w14:textId="77777777" w:rsidTr="00FC325A">
        <w:trPr>
          <w:tblHeader/>
        </w:trPr>
        <w:tc>
          <w:tcPr>
            <w:tcW w:w="1731" w:type="pct"/>
          </w:tcPr>
          <w:p w14:paraId="6877E8F5"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Variable</w:t>
            </w:r>
          </w:p>
        </w:tc>
        <w:tc>
          <w:tcPr>
            <w:tcW w:w="915" w:type="pct"/>
          </w:tcPr>
          <w:p w14:paraId="5B30DCAA"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Units</w:t>
            </w:r>
          </w:p>
        </w:tc>
        <w:tc>
          <w:tcPr>
            <w:tcW w:w="784" w:type="pct"/>
          </w:tcPr>
          <w:p w14:paraId="7C8E4D01"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Minimum</w:t>
            </w:r>
          </w:p>
        </w:tc>
        <w:tc>
          <w:tcPr>
            <w:tcW w:w="785" w:type="pct"/>
          </w:tcPr>
          <w:p w14:paraId="7A2D2B1A"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Maximum</w:t>
            </w:r>
          </w:p>
        </w:tc>
        <w:tc>
          <w:tcPr>
            <w:tcW w:w="785" w:type="pct"/>
          </w:tcPr>
          <w:p w14:paraId="31DB7B82" w14:textId="77777777" w:rsidR="00FC11F0" w:rsidRPr="001D7571" w:rsidRDefault="00FC11F0" w:rsidP="00FC325A">
            <w:pPr>
              <w:rPr>
                <w:rFonts w:asciiTheme="minorHAnsi" w:hAnsiTheme="minorHAnsi" w:cstheme="minorHAnsi"/>
                <w:b/>
                <w:bCs/>
                <w:sz w:val="18"/>
                <w:szCs w:val="18"/>
              </w:rPr>
            </w:pPr>
            <w:r w:rsidRPr="001D7571">
              <w:rPr>
                <w:rFonts w:asciiTheme="minorHAnsi" w:hAnsiTheme="minorHAnsi" w:cstheme="minorHAnsi"/>
                <w:b/>
                <w:bCs/>
                <w:sz w:val="18"/>
                <w:szCs w:val="18"/>
              </w:rPr>
              <w:t>Default</w:t>
            </w:r>
          </w:p>
        </w:tc>
      </w:tr>
      <w:tr w:rsidR="00FC11F0" w:rsidRPr="001D7571" w14:paraId="4D80806E" w14:textId="77777777" w:rsidTr="00FC325A">
        <w:tc>
          <w:tcPr>
            <w:tcW w:w="1731" w:type="pct"/>
          </w:tcPr>
          <w:p w14:paraId="346CAA6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advertising budget</w:t>
            </w:r>
          </w:p>
        </w:tc>
        <w:tc>
          <w:tcPr>
            <w:tcW w:w="915" w:type="pct"/>
          </w:tcPr>
          <w:p w14:paraId="47D2B3F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7950116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150000</w:t>
            </w:r>
          </w:p>
        </w:tc>
        <w:tc>
          <w:tcPr>
            <w:tcW w:w="785" w:type="pct"/>
          </w:tcPr>
          <w:p w14:paraId="0FB89F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1900000</w:t>
            </w:r>
          </w:p>
        </w:tc>
        <w:tc>
          <w:tcPr>
            <w:tcW w:w="785" w:type="pct"/>
          </w:tcPr>
          <w:p w14:paraId="38CA8C9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500000</w:t>
            </w:r>
          </w:p>
        </w:tc>
      </w:tr>
      <w:tr w:rsidR="00FC11F0" w:rsidRPr="001D7571" w14:paraId="326C35AA" w14:textId="77777777" w:rsidTr="00FC325A">
        <w:tc>
          <w:tcPr>
            <w:tcW w:w="1731" w:type="pct"/>
          </w:tcPr>
          <w:p w14:paraId="55CBD44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advertising start time</w:t>
            </w:r>
          </w:p>
        </w:tc>
        <w:tc>
          <w:tcPr>
            <w:tcW w:w="915" w:type="pct"/>
          </w:tcPr>
          <w:p w14:paraId="079C6DBC" w14:textId="02A8A1F5"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72A7E0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2015</w:t>
            </w:r>
          </w:p>
        </w:tc>
        <w:tc>
          <w:tcPr>
            <w:tcW w:w="785" w:type="pct"/>
          </w:tcPr>
          <w:p w14:paraId="54314C8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2050</w:t>
            </w:r>
          </w:p>
        </w:tc>
        <w:tc>
          <w:tcPr>
            <w:tcW w:w="785" w:type="pct"/>
          </w:tcPr>
          <w:p w14:paraId="025282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2020</w:t>
            </w:r>
          </w:p>
        </w:tc>
      </w:tr>
      <w:tr w:rsidR="00FC11F0" w:rsidRPr="001D7571" w14:paraId="54DB5D1E" w14:textId="77777777" w:rsidTr="00FC325A">
        <w:tc>
          <w:tcPr>
            <w:tcW w:w="1731" w:type="pct"/>
          </w:tcPr>
          <w:p w14:paraId="7C53762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aversion to NPV deviation</w:t>
            </w:r>
          </w:p>
        </w:tc>
        <w:tc>
          <w:tcPr>
            <w:tcW w:w="915" w:type="pct"/>
          </w:tcPr>
          <w:p w14:paraId="28E98EC4"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316B6C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0.06</w:t>
            </w:r>
          </w:p>
        </w:tc>
        <w:tc>
          <w:tcPr>
            <w:tcW w:w="785" w:type="pct"/>
          </w:tcPr>
          <w:p w14:paraId="396E549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2.66</w:t>
            </w:r>
          </w:p>
        </w:tc>
        <w:tc>
          <w:tcPr>
            <w:tcW w:w="785" w:type="pct"/>
          </w:tcPr>
          <w:p w14:paraId="58AF36E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w:t>
            </w:r>
          </w:p>
        </w:tc>
      </w:tr>
      <w:tr w:rsidR="00FC11F0" w:rsidRPr="001D7571" w14:paraId="0E993550" w14:textId="77777777" w:rsidTr="00FC325A">
        <w:tc>
          <w:tcPr>
            <w:tcW w:w="1731" w:type="pct"/>
          </w:tcPr>
          <w:p w14:paraId="7E90301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base external investor ask rate</w:t>
            </w:r>
          </w:p>
        </w:tc>
        <w:tc>
          <w:tcPr>
            <w:tcW w:w="915" w:type="pct"/>
          </w:tcPr>
          <w:p w14:paraId="7C9308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1/year</w:t>
            </w:r>
          </w:p>
        </w:tc>
        <w:tc>
          <w:tcPr>
            <w:tcW w:w="784" w:type="pct"/>
          </w:tcPr>
          <w:p w14:paraId="2FB9FE6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2.4</w:t>
            </w:r>
          </w:p>
        </w:tc>
        <w:tc>
          <w:tcPr>
            <w:tcW w:w="785" w:type="pct"/>
          </w:tcPr>
          <w:p w14:paraId="0D62730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18.4</w:t>
            </w:r>
          </w:p>
        </w:tc>
        <w:tc>
          <w:tcPr>
            <w:tcW w:w="785" w:type="pct"/>
          </w:tcPr>
          <w:p w14:paraId="14E41F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w:t>
            </w:r>
          </w:p>
        </w:tc>
      </w:tr>
      <w:tr w:rsidR="00FC11F0" w:rsidRPr="001D7571" w14:paraId="44606655" w14:textId="77777777" w:rsidTr="00FC325A">
        <w:tc>
          <w:tcPr>
            <w:tcW w:w="1731" w:type="pct"/>
          </w:tcPr>
          <w:p w14:paraId="269F004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long term price</w:t>
            </w:r>
          </w:p>
        </w:tc>
        <w:tc>
          <w:tcPr>
            <w:tcW w:w="915" w:type="pct"/>
          </w:tcPr>
          <w:p w14:paraId="3CDB535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tonProduct</w:t>
            </w:r>
            <w:proofErr w:type="spellEnd"/>
          </w:p>
        </w:tc>
        <w:tc>
          <w:tcPr>
            <w:tcW w:w="784" w:type="pct"/>
          </w:tcPr>
          <w:p w14:paraId="451890B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1500.5</w:t>
            </w:r>
          </w:p>
        </w:tc>
        <w:tc>
          <w:tcPr>
            <w:tcW w:w="785" w:type="pct"/>
          </w:tcPr>
          <w:p w14:paraId="5A737B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9000</w:t>
            </w:r>
          </w:p>
        </w:tc>
        <w:tc>
          <w:tcPr>
            <w:tcW w:w="785" w:type="pct"/>
          </w:tcPr>
          <w:p w14:paraId="1B4BC20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w:t>
            </w:r>
          </w:p>
        </w:tc>
      </w:tr>
      <w:tr w:rsidR="00FC11F0" w:rsidRPr="001D7571" w14:paraId="55BD2DCC" w14:textId="77777777" w:rsidTr="00FC325A">
        <w:tc>
          <w:tcPr>
            <w:tcW w:w="1731" w:type="pct"/>
          </w:tcPr>
          <w:p w14:paraId="41429D2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offtake agreement</w:t>
            </w:r>
          </w:p>
        </w:tc>
        <w:tc>
          <w:tcPr>
            <w:tcW w:w="915" w:type="pct"/>
          </w:tcPr>
          <w:p w14:paraId="3393A594"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243F26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43B68EB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2.9</w:t>
            </w:r>
          </w:p>
        </w:tc>
        <w:tc>
          <w:tcPr>
            <w:tcW w:w="785" w:type="pct"/>
          </w:tcPr>
          <w:p w14:paraId="4D8DD8A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471D48AE" w14:textId="77777777" w:rsidTr="00FC325A">
        <w:tc>
          <w:tcPr>
            <w:tcW w:w="1731" w:type="pct"/>
          </w:tcPr>
          <w:p w14:paraId="5592CE9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performance advantage</w:t>
            </w:r>
          </w:p>
        </w:tc>
        <w:tc>
          <w:tcPr>
            <w:tcW w:w="915" w:type="pct"/>
          </w:tcPr>
          <w:p w14:paraId="7C0D3F4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w:t>
            </w:r>
            <w:proofErr w:type="spellStart"/>
            <w:r w:rsidRPr="001D7571">
              <w:rPr>
                <w:rFonts w:asciiTheme="minorHAnsi" w:hAnsiTheme="minorHAnsi" w:cstheme="minorHAnsi"/>
                <w:sz w:val="18"/>
                <w:szCs w:val="18"/>
              </w:rPr>
              <w:t>tonIncumbent</w:t>
            </w:r>
            <w:proofErr w:type="spellEnd"/>
          </w:p>
        </w:tc>
        <w:tc>
          <w:tcPr>
            <w:tcW w:w="784" w:type="pct"/>
          </w:tcPr>
          <w:p w14:paraId="2340F29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0DA656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4157246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31E2FCED" w14:textId="77777777" w:rsidTr="00FC325A">
        <w:tc>
          <w:tcPr>
            <w:tcW w:w="1731" w:type="pct"/>
          </w:tcPr>
          <w:p w14:paraId="497A284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price fluctuations</w:t>
            </w:r>
          </w:p>
        </w:tc>
        <w:tc>
          <w:tcPr>
            <w:tcW w:w="915" w:type="pct"/>
          </w:tcPr>
          <w:p w14:paraId="6E692428"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29CFAF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6B55511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0.025</w:t>
            </w:r>
          </w:p>
        </w:tc>
        <w:tc>
          <w:tcPr>
            <w:tcW w:w="785" w:type="pct"/>
          </w:tcPr>
          <w:p w14:paraId="4315AEE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304DEDC4" w14:textId="77777777" w:rsidTr="00FC325A">
        <w:tc>
          <w:tcPr>
            <w:tcW w:w="1731" w:type="pct"/>
          </w:tcPr>
          <w:p w14:paraId="6C0DEE5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bioproduct price reversion time</w:t>
            </w:r>
          </w:p>
        </w:tc>
        <w:tc>
          <w:tcPr>
            <w:tcW w:w="915" w:type="pct"/>
          </w:tcPr>
          <w:p w14:paraId="6D7E063A" w14:textId="07E3D66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6C1D1F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249FA93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1C2AC82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3364A308" w14:textId="77777777" w:rsidTr="00FC325A">
        <w:tc>
          <w:tcPr>
            <w:tcW w:w="1731" w:type="pct"/>
          </w:tcPr>
          <w:p w14:paraId="38A7515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business as usual runway</w:t>
            </w:r>
          </w:p>
        </w:tc>
        <w:tc>
          <w:tcPr>
            <w:tcW w:w="915" w:type="pct"/>
          </w:tcPr>
          <w:p w14:paraId="05E962D6" w14:textId="3EE51226"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65815D7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c>
          <w:tcPr>
            <w:tcW w:w="785" w:type="pct"/>
          </w:tcPr>
          <w:p w14:paraId="2EEC9BF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3.7</w:t>
            </w:r>
          </w:p>
        </w:tc>
        <w:tc>
          <w:tcPr>
            <w:tcW w:w="785" w:type="pct"/>
          </w:tcPr>
          <w:p w14:paraId="4629245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r>
      <w:tr w:rsidR="00FC11F0" w:rsidRPr="001D7571" w14:paraId="4F7BB416" w14:textId="77777777" w:rsidTr="00FC325A">
        <w:tc>
          <w:tcPr>
            <w:tcW w:w="1731" w:type="pct"/>
          </w:tcPr>
          <w:p w14:paraId="36CF39E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capital cost input</w:t>
            </w:r>
          </w:p>
        </w:tc>
        <w:tc>
          <w:tcPr>
            <w:tcW w:w="915" w:type="pct"/>
          </w:tcPr>
          <w:p w14:paraId="46EE390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3C0D912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120374400</w:t>
            </w:r>
          </w:p>
        </w:tc>
        <w:tc>
          <w:tcPr>
            <w:tcW w:w="785" w:type="pct"/>
          </w:tcPr>
          <w:p w14:paraId="6F86BBC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1320998400</w:t>
            </w:r>
          </w:p>
        </w:tc>
        <w:tc>
          <w:tcPr>
            <w:tcW w:w="785" w:type="pct"/>
          </w:tcPr>
          <w:p w14:paraId="1EDE414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4.01248e+08</w:t>
            </w:r>
          </w:p>
        </w:tc>
      </w:tr>
      <w:tr w:rsidR="00FC11F0" w:rsidRPr="001D7571" w14:paraId="08AA5E45" w14:textId="77777777" w:rsidTr="00FC325A">
        <w:tc>
          <w:tcPr>
            <w:tcW w:w="1731" w:type="pct"/>
          </w:tcPr>
          <w:p w14:paraId="57B881A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fixed operating cost input</w:t>
            </w:r>
          </w:p>
        </w:tc>
        <w:tc>
          <w:tcPr>
            <w:tcW w:w="915" w:type="pct"/>
          </w:tcPr>
          <w:p w14:paraId="5C53302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7E6AF00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3420000</w:t>
            </w:r>
          </w:p>
        </w:tc>
        <w:tc>
          <w:tcPr>
            <w:tcW w:w="785" w:type="pct"/>
          </w:tcPr>
          <w:p w14:paraId="67872E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34120000</w:t>
            </w:r>
          </w:p>
        </w:tc>
        <w:tc>
          <w:tcPr>
            <w:tcW w:w="785" w:type="pct"/>
          </w:tcPr>
          <w:p w14:paraId="4815D57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1.14e+07</w:t>
            </w:r>
          </w:p>
        </w:tc>
      </w:tr>
      <w:tr w:rsidR="00FC11F0" w:rsidRPr="001D7571" w14:paraId="4B970B7A" w14:textId="77777777" w:rsidTr="00FC325A">
        <w:tc>
          <w:tcPr>
            <w:tcW w:w="1731" w:type="pct"/>
          </w:tcPr>
          <w:p w14:paraId="0AEF271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plant capacity</w:t>
            </w:r>
          </w:p>
        </w:tc>
        <w:tc>
          <w:tcPr>
            <w:tcW w:w="915" w:type="pct"/>
          </w:tcPr>
          <w:p w14:paraId="13BBE67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2A852A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8589.5</w:t>
            </w:r>
          </w:p>
        </w:tc>
        <w:tc>
          <w:tcPr>
            <w:tcW w:w="785" w:type="pct"/>
          </w:tcPr>
          <w:p w14:paraId="51C74CC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2522904</w:t>
            </w:r>
          </w:p>
        </w:tc>
        <w:tc>
          <w:tcPr>
            <w:tcW w:w="785" w:type="pct"/>
          </w:tcPr>
          <w:p w14:paraId="65D8DC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28630</w:t>
            </w:r>
          </w:p>
        </w:tc>
      </w:tr>
      <w:tr w:rsidR="00FC11F0" w:rsidRPr="001D7571" w14:paraId="55CF92DF" w14:textId="77777777" w:rsidTr="00FC325A">
        <w:tc>
          <w:tcPr>
            <w:tcW w:w="1731" w:type="pct"/>
          </w:tcPr>
          <w:p w14:paraId="7CA0225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plant capacity input</w:t>
            </w:r>
          </w:p>
        </w:tc>
        <w:tc>
          <w:tcPr>
            <w:tcW w:w="915" w:type="pct"/>
          </w:tcPr>
          <w:p w14:paraId="2652F180"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5707797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8589.5</w:t>
            </w:r>
          </w:p>
        </w:tc>
        <w:tc>
          <w:tcPr>
            <w:tcW w:w="785" w:type="pct"/>
          </w:tcPr>
          <w:p w14:paraId="54CBAC6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2522904</w:t>
            </w:r>
          </w:p>
        </w:tc>
        <w:tc>
          <w:tcPr>
            <w:tcW w:w="785" w:type="pct"/>
          </w:tcPr>
          <w:p w14:paraId="24A129D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28630</w:t>
            </w:r>
          </w:p>
        </w:tc>
      </w:tr>
      <w:tr w:rsidR="00FC11F0" w:rsidRPr="001D7571" w14:paraId="5D15C74D" w14:textId="77777777" w:rsidTr="00FC325A">
        <w:tc>
          <w:tcPr>
            <w:tcW w:w="1731" w:type="pct"/>
          </w:tcPr>
          <w:p w14:paraId="174246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plant startup period</w:t>
            </w:r>
          </w:p>
        </w:tc>
        <w:tc>
          <w:tcPr>
            <w:tcW w:w="915" w:type="pct"/>
          </w:tcPr>
          <w:p w14:paraId="6495E15A" w14:textId="1E6A1AF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64F3144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0.9095</w:t>
            </w:r>
          </w:p>
        </w:tc>
        <w:tc>
          <w:tcPr>
            <w:tcW w:w="785" w:type="pct"/>
          </w:tcPr>
          <w:p w14:paraId="5C5DFF2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12.4</w:t>
            </w:r>
          </w:p>
        </w:tc>
        <w:tc>
          <w:tcPr>
            <w:tcW w:w="785" w:type="pct"/>
          </w:tcPr>
          <w:p w14:paraId="1D122B5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w:t>
            </w:r>
          </w:p>
        </w:tc>
      </w:tr>
      <w:tr w:rsidR="00FC11F0" w:rsidRPr="001D7571" w14:paraId="31A13353" w14:textId="77777777" w:rsidTr="00FC325A">
        <w:tc>
          <w:tcPr>
            <w:tcW w:w="1731" w:type="pct"/>
          </w:tcPr>
          <w:p w14:paraId="278BCA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process yield input</w:t>
            </w:r>
          </w:p>
        </w:tc>
        <w:tc>
          <w:tcPr>
            <w:tcW w:w="915" w:type="pct"/>
          </w:tcPr>
          <w:p w14:paraId="38DA43E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w:t>
            </w:r>
            <w:proofErr w:type="spellStart"/>
            <w:r w:rsidRPr="001D7571">
              <w:rPr>
                <w:rFonts w:asciiTheme="minorHAnsi" w:hAnsiTheme="minorHAnsi" w:cstheme="minorHAnsi"/>
                <w:sz w:val="18"/>
                <w:szCs w:val="18"/>
              </w:rPr>
              <w:t>tonFeedstock</w:t>
            </w:r>
            <w:proofErr w:type="spellEnd"/>
          </w:p>
        </w:tc>
        <w:tc>
          <w:tcPr>
            <w:tcW w:w="784" w:type="pct"/>
          </w:tcPr>
          <w:p w14:paraId="286BC22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0.236</w:t>
            </w:r>
          </w:p>
        </w:tc>
        <w:tc>
          <w:tcPr>
            <w:tcW w:w="785" w:type="pct"/>
          </w:tcPr>
          <w:p w14:paraId="4904CFE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1.116</w:t>
            </w:r>
          </w:p>
        </w:tc>
        <w:tc>
          <w:tcPr>
            <w:tcW w:w="785" w:type="pct"/>
          </w:tcPr>
          <w:p w14:paraId="58A79F9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0.77</w:t>
            </w:r>
          </w:p>
        </w:tc>
      </w:tr>
      <w:tr w:rsidR="00FC11F0" w:rsidRPr="001D7571" w14:paraId="0B1D4989" w14:textId="77777777" w:rsidTr="00FC325A">
        <w:tc>
          <w:tcPr>
            <w:tcW w:w="1731" w:type="pct"/>
          </w:tcPr>
          <w:p w14:paraId="103AD31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commercial variable operating cost input</w:t>
            </w:r>
          </w:p>
        </w:tc>
        <w:tc>
          <w:tcPr>
            <w:tcW w:w="915" w:type="pct"/>
          </w:tcPr>
          <w:p w14:paraId="3BC0EE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tonProduct</w:t>
            </w:r>
            <w:proofErr w:type="spellEnd"/>
          </w:p>
        </w:tc>
        <w:tc>
          <w:tcPr>
            <w:tcW w:w="784" w:type="pct"/>
          </w:tcPr>
          <w:p w14:paraId="7383BF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365.7</w:t>
            </w:r>
          </w:p>
        </w:tc>
        <w:tc>
          <w:tcPr>
            <w:tcW w:w="785" w:type="pct"/>
          </w:tcPr>
          <w:p w14:paraId="204C863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1975.2</w:t>
            </w:r>
          </w:p>
        </w:tc>
        <w:tc>
          <w:tcPr>
            <w:tcW w:w="785" w:type="pct"/>
          </w:tcPr>
          <w:p w14:paraId="32C6AE6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1219</w:t>
            </w:r>
          </w:p>
        </w:tc>
      </w:tr>
      <w:tr w:rsidR="00FC11F0" w:rsidRPr="001D7571" w14:paraId="3545E6F2" w14:textId="77777777" w:rsidTr="00FC325A">
        <w:tc>
          <w:tcPr>
            <w:tcW w:w="1731" w:type="pct"/>
          </w:tcPr>
          <w:p w14:paraId="7D9AD55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long term price change</w:t>
            </w:r>
          </w:p>
        </w:tc>
        <w:tc>
          <w:tcPr>
            <w:tcW w:w="915" w:type="pct"/>
          </w:tcPr>
          <w:p w14:paraId="37F89E1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7D5A6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c>
          <w:tcPr>
            <w:tcW w:w="785" w:type="pct"/>
          </w:tcPr>
          <w:p w14:paraId="3A618E0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c>
          <w:tcPr>
            <w:tcW w:w="785" w:type="pct"/>
          </w:tcPr>
          <w:p w14:paraId="4B91D93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08F96CEE" w14:textId="77777777" w:rsidTr="00FC325A">
        <w:tc>
          <w:tcPr>
            <w:tcW w:w="1731" w:type="pct"/>
          </w:tcPr>
          <w:p w14:paraId="55B9A9F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maximum fluctuation magnitude</w:t>
            </w:r>
          </w:p>
        </w:tc>
        <w:tc>
          <w:tcPr>
            <w:tcW w:w="915" w:type="pct"/>
          </w:tcPr>
          <w:p w14:paraId="4EB9DFE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BCEF70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0.1425</w:t>
            </w:r>
          </w:p>
        </w:tc>
        <w:tc>
          <w:tcPr>
            <w:tcW w:w="785" w:type="pct"/>
          </w:tcPr>
          <w:p w14:paraId="5DE7D9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0.76</w:t>
            </w:r>
          </w:p>
        </w:tc>
        <w:tc>
          <w:tcPr>
            <w:tcW w:w="785" w:type="pct"/>
          </w:tcPr>
          <w:p w14:paraId="228FFD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0.475</w:t>
            </w:r>
          </w:p>
        </w:tc>
      </w:tr>
      <w:tr w:rsidR="00FC11F0" w:rsidRPr="001D7571" w14:paraId="1C06B386" w14:textId="77777777" w:rsidTr="00FC325A">
        <w:tc>
          <w:tcPr>
            <w:tcW w:w="1731" w:type="pct"/>
          </w:tcPr>
          <w:p w14:paraId="63D49A6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periodic fluctuation magnitude</w:t>
            </w:r>
          </w:p>
        </w:tc>
        <w:tc>
          <w:tcPr>
            <w:tcW w:w="915" w:type="pct"/>
          </w:tcPr>
          <w:p w14:paraId="6E339D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tonFeedstock</w:t>
            </w:r>
            <w:proofErr w:type="spellEnd"/>
          </w:p>
        </w:tc>
        <w:tc>
          <w:tcPr>
            <w:tcW w:w="784" w:type="pct"/>
          </w:tcPr>
          <w:p w14:paraId="4D1E15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1.05</w:t>
            </w:r>
          </w:p>
        </w:tc>
        <w:tc>
          <w:tcPr>
            <w:tcW w:w="785" w:type="pct"/>
          </w:tcPr>
          <w:p w14:paraId="16319E9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5.6</w:t>
            </w:r>
          </w:p>
        </w:tc>
        <w:tc>
          <w:tcPr>
            <w:tcW w:w="785" w:type="pct"/>
          </w:tcPr>
          <w:p w14:paraId="089D77B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3.5</w:t>
            </w:r>
          </w:p>
        </w:tc>
      </w:tr>
      <w:tr w:rsidR="00FC11F0" w:rsidRPr="001D7571" w14:paraId="597130BD" w14:textId="77777777" w:rsidTr="00FC325A">
        <w:tc>
          <w:tcPr>
            <w:tcW w:w="1731" w:type="pct"/>
          </w:tcPr>
          <w:p w14:paraId="4821E1D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reversion time</w:t>
            </w:r>
          </w:p>
        </w:tc>
        <w:tc>
          <w:tcPr>
            <w:tcW w:w="915" w:type="pct"/>
          </w:tcPr>
          <w:p w14:paraId="56E0C300" w14:textId="04CFA931"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07A5BA0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0.3095</w:t>
            </w:r>
          </w:p>
        </w:tc>
        <w:tc>
          <w:tcPr>
            <w:tcW w:w="785" w:type="pct"/>
          </w:tcPr>
          <w:p w14:paraId="7BDF89D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49B9013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1F1D9422" w14:textId="77777777" w:rsidTr="00FC325A">
        <w:tc>
          <w:tcPr>
            <w:tcW w:w="1731" w:type="pct"/>
          </w:tcPr>
          <w:p w14:paraId="6667A99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custom feedstock starting price</w:t>
            </w:r>
          </w:p>
        </w:tc>
        <w:tc>
          <w:tcPr>
            <w:tcW w:w="915" w:type="pct"/>
          </w:tcPr>
          <w:p w14:paraId="31E2B58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tonFeedstock</w:t>
            </w:r>
            <w:proofErr w:type="spellEnd"/>
          </w:p>
        </w:tc>
        <w:tc>
          <w:tcPr>
            <w:tcW w:w="784" w:type="pct"/>
          </w:tcPr>
          <w:p w14:paraId="615B50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12.5</w:t>
            </w:r>
          </w:p>
        </w:tc>
        <w:tc>
          <w:tcPr>
            <w:tcW w:w="785" w:type="pct"/>
          </w:tcPr>
          <w:p w14:paraId="07221D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282</w:t>
            </w:r>
          </w:p>
        </w:tc>
        <w:tc>
          <w:tcPr>
            <w:tcW w:w="785" w:type="pct"/>
          </w:tcPr>
          <w:p w14:paraId="42D5CCC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40</w:t>
            </w:r>
          </w:p>
        </w:tc>
      </w:tr>
      <w:tr w:rsidR="00FC11F0" w:rsidRPr="001D7571" w14:paraId="4FC0485F" w14:textId="77777777" w:rsidTr="00FC325A">
        <w:tc>
          <w:tcPr>
            <w:tcW w:w="1731" w:type="pct"/>
          </w:tcPr>
          <w:p w14:paraId="4CC8ABC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 capacity</w:t>
            </w:r>
          </w:p>
        </w:tc>
        <w:tc>
          <w:tcPr>
            <w:tcW w:w="915" w:type="pct"/>
          </w:tcPr>
          <w:p w14:paraId="4972B97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5141478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5153.3</w:t>
            </w:r>
          </w:p>
        </w:tc>
        <w:tc>
          <w:tcPr>
            <w:tcW w:w="785" w:type="pct"/>
          </w:tcPr>
          <w:p w14:paraId="5062865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513741</w:t>
            </w:r>
          </w:p>
        </w:tc>
        <w:tc>
          <w:tcPr>
            <w:tcW w:w="785" w:type="pct"/>
          </w:tcPr>
          <w:p w14:paraId="6EC9D3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17176</w:t>
            </w:r>
          </w:p>
        </w:tc>
      </w:tr>
      <w:tr w:rsidR="00FC11F0" w:rsidRPr="001D7571" w14:paraId="02CA173E" w14:textId="77777777" w:rsidTr="00FC325A">
        <w:tc>
          <w:tcPr>
            <w:tcW w:w="1731" w:type="pct"/>
          </w:tcPr>
          <w:p w14:paraId="1EA54DA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acceptable rate</w:t>
            </w:r>
          </w:p>
        </w:tc>
        <w:tc>
          <w:tcPr>
            <w:tcW w:w="915" w:type="pct"/>
          </w:tcPr>
          <w:p w14:paraId="46A039F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0BDD55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2607.3</w:t>
            </w:r>
          </w:p>
        </w:tc>
        <w:tc>
          <w:tcPr>
            <w:tcW w:w="785" w:type="pct"/>
          </w:tcPr>
          <w:p w14:paraId="451BACB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11111.8</w:t>
            </w:r>
          </w:p>
        </w:tc>
        <w:tc>
          <w:tcPr>
            <w:tcW w:w="785" w:type="pct"/>
          </w:tcPr>
          <w:p w14:paraId="51BE0B7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8411</w:t>
            </w:r>
          </w:p>
        </w:tc>
      </w:tr>
      <w:tr w:rsidR="00FC11F0" w:rsidRPr="001D7571" w14:paraId="08BFDF56" w14:textId="77777777" w:rsidTr="00FC325A">
        <w:tc>
          <w:tcPr>
            <w:tcW w:w="1731" w:type="pct"/>
          </w:tcPr>
          <w:p w14:paraId="1DEA5E8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failure default recovery time</w:t>
            </w:r>
          </w:p>
        </w:tc>
        <w:tc>
          <w:tcPr>
            <w:tcW w:w="915" w:type="pct"/>
          </w:tcPr>
          <w:p w14:paraId="4339DD1B" w14:textId="172E785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DE420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0.32</w:t>
            </w:r>
          </w:p>
        </w:tc>
        <w:tc>
          <w:tcPr>
            <w:tcW w:w="785" w:type="pct"/>
          </w:tcPr>
          <w:p w14:paraId="53CA9FE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2.02</w:t>
            </w:r>
          </w:p>
        </w:tc>
        <w:tc>
          <w:tcPr>
            <w:tcW w:w="785" w:type="pct"/>
          </w:tcPr>
          <w:p w14:paraId="1F65357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0.65</w:t>
            </w:r>
          </w:p>
        </w:tc>
      </w:tr>
      <w:tr w:rsidR="00FC11F0" w:rsidRPr="001D7571" w14:paraId="4C06E7C7" w14:textId="77777777" w:rsidTr="00FC325A">
        <w:tc>
          <w:tcPr>
            <w:tcW w:w="1731" w:type="pct"/>
          </w:tcPr>
          <w:p w14:paraId="43E78A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failure distribution max</w:t>
            </w:r>
          </w:p>
        </w:tc>
        <w:tc>
          <w:tcPr>
            <w:tcW w:w="915" w:type="pct"/>
          </w:tcPr>
          <w:p w14:paraId="24CAB2FF"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F4199E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62B944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787C1A3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78DFEC1B" w14:textId="77777777" w:rsidTr="00FC325A">
        <w:tc>
          <w:tcPr>
            <w:tcW w:w="1731" w:type="pct"/>
          </w:tcPr>
          <w:p w14:paraId="3FF6ACD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demoing management overhead</w:t>
            </w:r>
          </w:p>
        </w:tc>
        <w:tc>
          <w:tcPr>
            <w:tcW w:w="915" w:type="pct"/>
          </w:tcPr>
          <w:p w14:paraId="75525F8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742744D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450050</w:t>
            </w:r>
          </w:p>
        </w:tc>
        <w:tc>
          <w:tcPr>
            <w:tcW w:w="785" w:type="pct"/>
          </w:tcPr>
          <w:p w14:paraId="21899A2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6200000</w:t>
            </w:r>
          </w:p>
        </w:tc>
        <w:tc>
          <w:tcPr>
            <w:tcW w:w="785" w:type="pct"/>
          </w:tcPr>
          <w:p w14:paraId="36EB38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1.5e+06</w:t>
            </w:r>
          </w:p>
        </w:tc>
      </w:tr>
      <w:tr w:rsidR="00FC11F0" w:rsidRPr="001D7571" w14:paraId="6094195C" w14:textId="77777777" w:rsidTr="00FC325A">
        <w:tc>
          <w:tcPr>
            <w:tcW w:w="1731" w:type="pct"/>
          </w:tcPr>
          <w:p w14:paraId="4171D17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duration of intellectual property</w:t>
            </w:r>
          </w:p>
        </w:tc>
        <w:tc>
          <w:tcPr>
            <w:tcW w:w="915" w:type="pct"/>
          </w:tcPr>
          <w:p w14:paraId="467D1C8B" w14:textId="5EE82762"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48BCCC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6</w:t>
            </w:r>
          </w:p>
        </w:tc>
        <w:tc>
          <w:tcPr>
            <w:tcW w:w="785" w:type="pct"/>
          </w:tcPr>
          <w:p w14:paraId="0DF75F1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32</w:t>
            </w:r>
          </w:p>
        </w:tc>
        <w:tc>
          <w:tcPr>
            <w:tcW w:w="785" w:type="pct"/>
          </w:tcPr>
          <w:p w14:paraId="66081E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w:t>
            </w:r>
          </w:p>
        </w:tc>
      </w:tr>
      <w:tr w:rsidR="00FC11F0" w:rsidRPr="001D7571" w14:paraId="6A9BA3C4" w14:textId="77777777" w:rsidTr="00FC325A">
        <w:tc>
          <w:tcPr>
            <w:tcW w:w="1731" w:type="pct"/>
          </w:tcPr>
          <w:p w14:paraId="2C9DD6E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effectiveness of intellectual property</w:t>
            </w:r>
          </w:p>
        </w:tc>
        <w:tc>
          <w:tcPr>
            <w:tcW w:w="915" w:type="pct"/>
          </w:tcPr>
          <w:p w14:paraId="3E4A5F1E"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62FDDC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0.12</w:t>
            </w:r>
          </w:p>
        </w:tc>
        <w:tc>
          <w:tcPr>
            <w:tcW w:w="785" w:type="pct"/>
          </w:tcPr>
          <w:p w14:paraId="355B4F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0.82</w:t>
            </w:r>
          </w:p>
        </w:tc>
        <w:tc>
          <w:tcPr>
            <w:tcW w:w="785" w:type="pct"/>
          </w:tcPr>
          <w:p w14:paraId="0B12C85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w:t>
            </w:r>
          </w:p>
        </w:tc>
      </w:tr>
      <w:tr w:rsidR="00FC11F0" w:rsidRPr="001D7571" w14:paraId="6B9522E3" w14:textId="77777777" w:rsidTr="00FC325A">
        <w:tc>
          <w:tcPr>
            <w:tcW w:w="1731" w:type="pct"/>
          </w:tcPr>
          <w:p w14:paraId="6FE675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elasticity of demand</w:t>
            </w:r>
          </w:p>
        </w:tc>
        <w:tc>
          <w:tcPr>
            <w:tcW w:w="915" w:type="pct"/>
          </w:tcPr>
          <w:p w14:paraId="77483D73"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96A51F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6ED6A3C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3B55F4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1A995F05" w14:textId="77777777" w:rsidTr="00FC325A">
        <w:tc>
          <w:tcPr>
            <w:tcW w:w="1731" w:type="pct"/>
          </w:tcPr>
          <w:p w14:paraId="53685D1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elasticity of supply</w:t>
            </w:r>
          </w:p>
        </w:tc>
        <w:tc>
          <w:tcPr>
            <w:tcW w:w="915" w:type="pct"/>
          </w:tcPr>
          <w:p w14:paraId="65C83AA8"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D7F302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2367EC7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64E75A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6BCC496A" w14:textId="77777777" w:rsidTr="00FC325A">
        <w:tc>
          <w:tcPr>
            <w:tcW w:w="1731" w:type="pct"/>
          </w:tcPr>
          <w:p w14:paraId="08DEF98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expected continuity of government policy</w:t>
            </w:r>
          </w:p>
        </w:tc>
        <w:tc>
          <w:tcPr>
            <w:tcW w:w="915" w:type="pct"/>
          </w:tcPr>
          <w:p w14:paraId="6D17075B"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782161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c>
          <w:tcPr>
            <w:tcW w:w="785" w:type="pct"/>
          </w:tcPr>
          <w:p w14:paraId="44951BC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1.3</w:t>
            </w:r>
          </w:p>
        </w:tc>
        <w:tc>
          <w:tcPr>
            <w:tcW w:w="785" w:type="pct"/>
          </w:tcPr>
          <w:p w14:paraId="2757BBC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1FF795C8" w14:textId="77777777" w:rsidTr="00FC325A">
        <w:tc>
          <w:tcPr>
            <w:tcW w:w="1731" w:type="pct"/>
          </w:tcPr>
          <w:p w14:paraId="17294C3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expected green premium</w:t>
            </w:r>
          </w:p>
        </w:tc>
        <w:tc>
          <w:tcPr>
            <w:tcW w:w="915" w:type="pct"/>
          </w:tcPr>
          <w:p w14:paraId="265D9241"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EC08AE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6B9D77B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c>
          <w:tcPr>
            <w:tcW w:w="785" w:type="pct"/>
          </w:tcPr>
          <w:p w14:paraId="130773F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1D075C80" w14:textId="77777777" w:rsidTr="00FC325A">
        <w:tc>
          <w:tcPr>
            <w:tcW w:w="1731" w:type="pct"/>
          </w:tcPr>
          <w:p w14:paraId="7839DA1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feedstock approval maximum cost</w:t>
            </w:r>
          </w:p>
        </w:tc>
        <w:tc>
          <w:tcPr>
            <w:tcW w:w="915" w:type="pct"/>
          </w:tcPr>
          <w:p w14:paraId="5E70ACA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239C45B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300500</w:t>
            </w:r>
          </w:p>
        </w:tc>
        <w:tc>
          <w:tcPr>
            <w:tcW w:w="785" w:type="pct"/>
          </w:tcPr>
          <w:p w14:paraId="3D2BE03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57456A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2077DFB4" w14:textId="77777777" w:rsidTr="00FC325A">
        <w:tc>
          <w:tcPr>
            <w:tcW w:w="1731" w:type="pct"/>
          </w:tcPr>
          <w:p w14:paraId="3E7462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feedstock approval maximum time</w:t>
            </w:r>
          </w:p>
        </w:tc>
        <w:tc>
          <w:tcPr>
            <w:tcW w:w="915" w:type="pct"/>
          </w:tcPr>
          <w:p w14:paraId="11F99DCD" w14:textId="0CBFA224"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02781F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76B2897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3A4FBFA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50FD8097" w14:textId="77777777" w:rsidTr="00FC325A">
        <w:tc>
          <w:tcPr>
            <w:tcW w:w="1731" w:type="pct"/>
          </w:tcPr>
          <w:p w14:paraId="31CDD02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lastRenderedPageBreak/>
              <w:t>feedstock approval required switch</w:t>
            </w:r>
          </w:p>
        </w:tc>
        <w:tc>
          <w:tcPr>
            <w:tcW w:w="915" w:type="pct"/>
          </w:tcPr>
          <w:p w14:paraId="3FB79195"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058CF0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6A0C22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c>
          <w:tcPr>
            <w:tcW w:w="785" w:type="pct"/>
          </w:tcPr>
          <w:p w14:paraId="6E8DCCF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36E54AA2" w14:textId="77777777" w:rsidTr="00FC325A">
        <w:tc>
          <w:tcPr>
            <w:tcW w:w="1731" w:type="pct"/>
          </w:tcPr>
          <w:p w14:paraId="283AFEB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capital cost share</w:t>
            </w:r>
          </w:p>
        </w:tc>
        <w:tc>
          <w:tcPr>
            <w:tcW w:w="915" w:type="pct"/>
          </w:tcPr>
          <w:p w14:paraId="7A4B895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3EE122B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5DFE1C1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7888E5D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3434F4EA" w14:textId="77777777" w:rsidTr="00FC325A">
        <w:tc>
          <w:tcPr>
            <w:tcW w:w="1731" w:type="pct"/>
          </w:tcPr>
          <w:p w14:paraId="156CFC4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operating cost share</w:t>
            </w:r>
          </w:p>
        </w:tc>
        <w:tc>
          <w:tcPr>
            <w:tcW w:w="915" w:type="pct"/>
          </w:tcPr>
          <w:p w14:paraId="1115DD1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ECFC44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53A89F9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07005E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1880190E" w14:textId="77777777" w:rsidTr="00FC325A">
        <w:tc>
          <w:tcPr>
            <w:tcW w:w="1731" w:type="pct"/>
          </w:tcPr>
          <w:p w14:paraId="6EA48E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operating grant period</w:t>
            </w:r>
          </w:p>
        </w:tc>
        <w:tc>
          <w:tcPr>
            <w:tcW w:w="915" w:type="pct"/>
          </w:tcPr>
          <w:p w14:paraId="39F1ED8A" w14:textId="7A694DDC"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1329B4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w:t>
            </w:r>
          </w:p>
        </w:tc>
        <w:tc>
          <w:tcPr>
            <w:tcW w:w="785" w:type="pct"/>
          </w:tcPr>
          <w:p w14:paraId="5D7BCB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3.7</w:t>
            </w:r>
          </w:p>
        </w:tc>
        <w:tc>
          <w:tcPr>
            <w:tcW w:w="785" w:type="pct"/>
          </w:tcPr>
          <w:p w14:paraId="714C55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r>
      <w:tr w:rsidR="00FC11F0" w:rsidRPr="001D7571" w14:paraId="149D1234" w14:textId="77777777" w:rsidTr="00FC325A">
        <w:tc>
          <w:tcPr>
            <w:tcW w:w="1731" w:type="pct"/>
          </w:tcPr>
          <w:p w14:paraId="054DF8F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production incentive</w:t>
            </w:r>
          </w:p>
        </w:tc>
        <w:tc>
          <w:tcPr>
            <w:tcW w:w="915" w:type="pct"/>
          </w:tcPr>
          <w:p w14:paraId="1B53FAA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tonProduct</w:t>
            </w:r>
            <w:proofErr w:type="spellEnd"/>
          </w:p>
        </w:tc>
        <w:tc>
          <w:tcPr>
            <w:tcW w:w="784" w:type="pct"/>
          </w:tcPr>
          <w:p w14:paraId="7FC304D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779CE2A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w:t>
            </w:r>
          </w:p>
        </w:tc>
        <w:tc>
          <w:tcPr>
            <w:tcW w:w="785" w:type="pct"/>
          </w:tcPr>
          <w:p w14:paraId="58B0E06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0C9EF84F" w14:textId="77777777" w:rsidTr="00FC325A">
        <w:tc>
          <w:tcPr>
            <w:tcW w:w="1731" w:type="pct"/>
          </w:tcPr>
          <w:p w14:paraId="68D01F5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government research cost share</w:t>
            </w:r>
          </w:p>
        </w:tc>
        <w:tc>
          <w:tcPr>
            <w:tcW w:w="915" w:type="pct"/>
          </w:tcPr>
          <w:p w14:paraId="1350481F"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9EB811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2AC503B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632B3B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38B66757" w14:textId="77777777" w:rsidTr="00FC325A">
        <w:tc>
          <w:tcPr>
            <w:tcW w:w="1731" w:type="pct"/>
          </w:tcPr>
          <w:p w14:paraId="49A8A8D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 xml:space="preserve">incumbent </w:t>
            </w:r>
            <w:proofErr w:type="gramStart"/>
            <w:r w:rsidRPr="001D7571">
              <w:rPr>
                <w:rFonts w:asciiTheme="minorHAnsi" w:hAnsiTheme="minorHAnsi" w:cstheme="minorHAnsi"/>
                <w:sz w:val="18"/>
                <w:szCs w:val="18"/>
              </w:rPr>
              <w:t>long term</w:t>
            </w:r>
            <w:proofErr w:type="gramEnd"/>
            <w:r w:rsidRPr="001D7571">
              <w:rPr>
                <w:rFonts w:asciiTheme="minorHAnsi" w:hAnsiTheme="minorHAnsi" w:cstheme="minorHAnsi"/>
                <w:sz w:val="18"/>
                <w:szCs w:val="18"/>
              </w:rPr>
              <w:t xml:space="preserve"> price trend</w:t>
            </w:r>
          </w:p>
        </w:tc>
        <w:tc>
          <w:tcPr>
            <w:tcW w:w="915" w:type="pct"/>
          </w:tcPr>
          <w:p w14:paraId="66623E82"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204EB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-4.97</w:t>
            </w:r>
          </w:p>
        </w:tc>
        <w:tc>
          <w:tcPr>
            <w:tcW w:w="785" w:type="pct"/>
          </w:tcPr>
          <w:p w14:paraId="71CA708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5.08</w:t>
            </w:r>
          </w:p>
        </w:tc>
        <w:tc>
          <w:tcPr>
            <w:tcW w:w="785" w:type="pct"/>
          </w:tcPr>
          <w:p w14:paraId="7E4BB04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w:t>
            </w:r>
          </w:p>
        </w:tc>
      </w:tr>
      <w:tr w:rsidR="00FC11F0" w:rsidRPr="001D7571" w14:paraId="617892FF" w14:textId="77777777" w:rsidTr="00FC325A">
        <w:tc>
          <w:tcPr>
            <w:tcW w:w="1731" w:type="pct"/>
          </w:tcPr>
          <w:p w14:paraId="48A73C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market share target economic</w:t>
            </w:r>
          </w:p>
        </w:tc>
        <w:tc>
          <w:tcPr>
            <w:tcW w:w="915" w:type="pct"/>
          </w:tcPr>
          <w:p w14:paraId="52C75C20"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4526089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0.12</w:t>
            </w:r>
          </w:p>
        </w:tc>
        <w:tc>
          <w:tcPr>
            <w:tcW w:w="785" w:type="pct"/>
          </w:tcPr>
          <w:p w14:paraId="5F25A32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0.82</w:t>
            </w:r>
          </w:p>
        </w:tc>
        <w:tc>
          <w:tcPr>
            <w:tcW w:w="785" w:type="pct"/>
          </w:tcPr>
          <w:p w14:paraId="41F14F3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w:t>
            </w:r>
          </w:p>
        </w:tc>
      </w:tr>
      <w:tr w:rsidR="00FC11F0" w:rsidRPr="001D7571" w14:paraId="5D2043C2" w14:textId="77777777" w:rsidTr="00FC325A">
        <w:tc>
          <w:tcPr>
            <w:tcW w:w="1731" w:type="pct"/>
          </w:tcPr>
          <w:p w14:paraId="69AC2C4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maximum fluctuation</w:t>
            </w:r>
          </w:p>
        </w:tc>
        <w:tc>
          <w:tcPr>
            <w:tcW w:w="915" w:type="pct"/>
          </w:tcPr>
          <w:p w14:paraId="0D2CAD3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5FDDAA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0.015</w:t>
            </w:r>
          </w:p>
        </w:tc>
        <w:tc>
          <w:tcPr>
            <w:tcW w:w="785" w:type="pct"/>
          </w:tcPr>
          <w:p w14:paraId="76B9A0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2.54</w:t>
            </w:r>
          </w:p>
        </w:tc>
        <w:tc>
          <w:tcPr>
            <w:tcW w:w="785" w:type="pct"/>
          </w:tcPr>
          <w:p w14:paraId="4A453C1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r>
      <w:tr w:rsidR="00FC11F0" w:rsidRPr="001D7571" w14:paraId="1F8FEEA6" w14:textId="77777777" w:rsidTr="00FC325A">
        <w:tc>
          <w:tcPr>
            <w:tcW w:w="1731" w:type="pct"/>
          </w:tcPr>
          <w:p w14:paraId="39D442C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price response magnitude</w:t>
            </w:r>
          </w:p>
        </w:tc>
        <w:tc>
          <w:tcPr>
            <w:tcW w:w="915" w:type="pct"/>
          </w:tcPr>
          <w:p w14:paraId="1F132D01"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3DB24F3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0.06</w:t>
            </w:r>
          </w:p>
        </w:tc>
        <w:tc>
          <w:tcPr>
            <w:tcW w:w="785" w:type="pct"/>
          </w:tcPr>
          <w:p w14:paraId="7C96A2C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0.66</w:t>
            </w:r>
          </w:p>
        </w:tc>
        <w:tc>
          <w:tcPr>
            <w:tcW w:w="785" w:type="pct"/>
          </w:tcPr>
          <w:p w14:paraId="39EEF7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w:t>
            </w:r>
          </w:p>
        </w:tc>
      </w:tr>
      <w:tr w:rsidR="00FC11F0" w:rsidRPr="001D7571" w14:paraId="6581D80A" w14:textId="77777777" w:rsidTr="00FC325A">
        <w:tc>
          <w:tcPr>
            <w:tcW w:w="1731" w:type="pct"/>
          </w:tcPr>
          <w:p w14:paraId="6FC32A1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reversion time</w:t>
            </w:r>
          </w:p>
        </w:tc>
        <w:tc>
          <w:tcPr>
            <w:tcW w:w="915" w:type="pct"/>
          </w:tcPr>
          <w:p w14:paraId="2D31F797" w14:textId="19F037D3"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70F429D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0.0395</w:t>
            </w:r>
          </w:p>
        </w:tc>
        <w:tc>
          <w:tcPr>
            <w:tcW w:w="785" w:type="pct"/>
          </w:tcPr>
          <w:p w14:paraId="61F693C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2.58</w:t>
            </w:r>
          </w:p>
        </w:tc>
        <w:tc>
          <w:tcPr>
            <w:tcW w:w="785" w:type="pct"/>
          </w:tcPr>
          <w:p w14:paraId="4B8FC4E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w:t>
            </w:r>
          </w:p>
        </w:tc>
      </w:tr>
      <w:tr w:rsidR="00FC11F0" w:rsidRPr="001D7571" w14:paraId="69BC097A" w14:textId="77777777" w:rsidTr="00FC325A">
        <w:tc>
          <w:tcPr>
            <w:tcW w:w="1731" w:type="pct"/>
          </w:tcPr>
          <w:p w14:paraId="4149D6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incumbent starting price</w:t>
            </w:r>
          </w:p>
        </w:tc>
        <w:tc>
          <w:tcPr>
            <w:tcW w:w="915" w:type="pct"/>
          </w:tcPr>
          <w:p w14:paraId="48BF179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roofErr w:type="spellStart"/>
            <w:r w:rsidRPr="001D7571">
              <w:rPr>
                <w:rFonts w:asciiTheme="minorHAnsi" w:hAnsiTheme="minorHAnsi" w:cstheme="minorHAnsi"/>
                <w:sz w:val="18"/>
                <w:szCs w:val="18"/>
              </w:rPr>
              <w:t>tonIncumbent</w:t>
            </w:r>
            <w:proofErr w:type="spellEnd"/>
          </w:p>
        </w:tc>
        <w:tc>
          <w:tcPr>
            <w:tcW w:w="784" w:type="pct"/>
          </w:tcPr>
          <w:p w14:paraId="65F84E3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480</w:t>
            </w:r>
          </w:p>
        </w:tc>
        <w:tc>
          <w:tcPr>
            <w:tcW w:w="785" w:type="pct"/>
          </w:tcPr>
          <w:p w14:paraId="01DDC92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2560</w:t>
            </w:r>
          </w:p>
        </w:tc>
        <w:tc>
          <w:tcPr>
            <w:tcW w:w="785" w:type="pct"/>
          </w:tcPr>
          <w:p w14:paraId="347AE55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1600</w:t>
            </w:r>
          </w:p>
        </w:tc>
      </w:tr>
      <w:tr w:rsidR="00FC11F0" w:rsidRPr="001D7571" w14:paraId="6340CD87" w14:textId="77777777" w:rsidTr="00FC325A">
        <w:tc>
          <w:tcPr>
            <w:tcW w:w="1731" w:type="pct"/>
          </w:tcPr>
          <w:p w14:paraId="6DC46EE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initial market size</w:t>
            </w:r>
          </w:p>
        </w:tc>
        <w:tc>
          <w:tcPr>
            <w:tcW w:w="915" w:type="pct"/>
          </w:tcPr>
          <w:p w14:paraId="23DE743F"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281E6BE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60050</w:t>
            </w:r>
          </w:p>
        </w:tc>
        <w:tc>
          <w:tcPr>
            <w:tcW w:w="785" w:type="pct"/>
          </w:tcPr>
          <w:p w14:paraId="321D6C2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50160000</w:t>
            </w:r>
          </w:p>
        </w:tc>
        <w:tc>
          <w:tcPr>
            <w:tcW w:w="785" w:type="pct"/>
          </w:tcPr>
          <w:p w14:paraId="2DCB171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200000</w:t>
            </w:r>
          </w:p>
        </w:tc>
      </w:tr>
      <w:tr w:rsidR="00FC11F0" w:rsidRPr="001D7571" w14:paraId="3B967B6E" w14:textId="77777777" w:rsidTr="00FC325A">
        <w:tc>
          <w:tcPr>
            <w:tcW w:w="1731" w:type="pct"/>
          </w:tcPr>
          <w:p w14:paraId="4819928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investor history</w:t>
            </w:r>
          </w:p>
        </w:tc>
        <w:tc>
          <w:tcPr>
            <w:tcW w:w="915" w:type="pct"/>
          </w:tcPr>
          <w:p w14:paraId="181720C2" w14:textId="4F84C607"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4A50728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1.625</w:t>
            </w:r>
          </w:p>
        </w:tc>
        <w:tc>
          <w:tcPr>
            <w:tcW w:w="785" w:type="pct"/>
          </w:tcPr>
          <w:p w14:paraId="0B46FD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3D7B3B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56EC7672" w14:textId="77777777" w:rsidTr="00FC325A">
        <w:tc>
          <w:tcPr>
            <w:tcW w:w="1731" w:type="pct"/>
          </w:tcPr>
          <w:p w14:paraId="170A0CE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investor optimism</w:t>
            </w:r>
          </w:p>
        </w:tc>
        <w:tc>
          <w:tcPr>
            <w:tcW w:w="915" w:type="pct"/>
          </w:tcPr>
          <w:p w14:paraId="779D702D"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DE5570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0.35</w:t>
            </w:r>
          </w:p>
        </w:tc>
        <w:tc>
          <w:tcPr>
            <w:tcW w:w="785" w:type="pct"/>
          </w:tcPr>
          <w:p w14:paraId="1248519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7B6E70D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076BCCF8" w14:textId="77777777" w:rsidTr="00FC325A">
        <w:tc>
          <w:tcPr>
            <w:tcW w:w="1731" w:type="pct"/>
          </w:tcPr>
          <w:p w14:paraId="4888DB0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long term market size</w:t>
            </w:r>
          </w:p>
        </w:tc>
        <w:tc>
          <w:tcPr>
            <w:tcW w:w="915" w:type="pct"/>
          </w:tcPr>
          <w:p w14:paraId="4547F07D"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73E1CD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13250</w:t>
            </w:r>
          </w:p>
        </w:tc>
        <w:tc>
          <w:tcPr>
            <w:tcW w:w="785" w:type="pct"/>
          </w:tcPr>
          <w:p w14:paraId="38A0AB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50035200</w:t>
            </w:r>
          </w:p>
        </w:tc>
        <w:tc>
          <w:tcPr>
            <w:tcW w:w="785" w:type="pct"/>
          </w:tcPr>
          <w:p w14:paraId="06D3D3A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44000</w:t>
            </w:r>
          </w:p>
        </w:tc>
      </w:tr>
      <w:tr w:rsidR="00FC11F0" w:rsidRPr="001D7571" w14:paraId="73D27F55" w14:textId="77777777" w:rsidTr="00FC325A">
        <w:tc>
          <w:tcPr>
            <w:tcW w:w="1731" w:type="pct"/>
          </w:tcPr>
          <w:p w14:paraId="4DA3000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management response time</w:t>
            </w:r>
          </w:p>
        </w:tc>
        <w:tc>
          <w:tcPr>
            <w:tcW w:w="915" w:type="pct"/>
          </w:tcPr>
          <w:p w14:paraId="01445C98" w14:textId="2FD058BB"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6A0DD1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0.0995</w:t>
            </w:r>
          </w:p>
        </w:tc>
        <w:tc>
          <w:tcPr>
            <w:tcW w:w="785" w:type="pct"/>
          </w:tcPr>
          <w:p w14:paraId="544F1CE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2.74</w:t>
            </w:r>
          </w:p>
        </w:tc>
        <w:tc>
          <w:tcPr>
            <w:tcW w:w="785" w:type="pct"/>
          </w:tcPr>
          <w:p w14:paraId="7A14321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r>
      <w:tr w:rsidR="00FC11F0" w:rsidRPr="001D7571" w14:paraId="359A3074" w14:textId="77777777" w:rsidTr="00FC325A">
        <w:tc>
          <w:tcPr>
            <w:tcW w:w="1731" w:type="pct"/>
          </w:tcPr>
          <w:p w14:paraId="6D6BDE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market growth rate</w:t>
            </w:r>
          </w:p>
        </w:tc>
        <w:tc>
          <w:tcPr>
            <w:tcW w:w="915" w:type="pct"/>
          </w:tcPr>
          <w:p w14:paraId="5E359AB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1/year</w:t>
            </w:r>
          </w:p>
        </w:tc>
        <w:tc>
          <w:tcPr>
            <w:tcW w:w="784" w:type="pct"/>
          </w:tcPr>
          <w:p w14:paraId="497E1D2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0.015</w:t>
            </w:r>
          </w:p>
        </w:tc>
        <w:tc>
          <w:tcPr>
            <w:tcW w:w="785" w:type="pct"/>
          </w:tcPr>
          <w:p w14:paraId="063128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0.115</w:t>
            </w:r>
          </w:p>
        </w:tc>
        <w:tc>
          <w:tcPr>
            <w:tcW w:w="785" w:type="pct"/>
          </w:tcPr>
          <w:p w14:paraId="26EB8D5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0.05</w:t>
            </w:r>
          </w:p>
        </w:tc>
      </w:tr>
      <w:tr w:rsidR="00FC11F0" w:rsidRPr="001D7571" w14:paraId="1CDAEFA0" w14:textId="77777777" w:rsidTr="00FC325A">
        <w:tc>
          <w:tcPr>
            <w:tcW w:w="1731" w:type="pct"/>
          </w:tcPr>
          <w:p w14:paraId="7741908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max management runway response</w:t>
            </w:r>
          </w:p>
        </w:tc>
        <w:tc>
          <w:tcPr>
            <w:tcW w:w="915" w:type="pct"/>
          </w:tcPr>
          <w:p w14:paraId="29537D31"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02F67FF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4598054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29</w:t>
            </w:r>
          </w:p>
        </w:tc>
        <w:tc>
          <w:tcPr>
            <w:tcW w:w="785" w:type="pct"/>
          </w:tcPr>
          <w:p w14:paraId="740FCA9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35058FD5" w14:textId="77777777" w:rsidTr="00FC325A">
        <w:tc>
          <w:tcPr>
            <w:tcW w:w="1731" w:type="pct"/>
          </w:tcPr>
          <w:p w14:paraId="1627839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minimum runway</w:t>
            </w:r>
          </w:p>
        </w:tc>
        <w:tc>
          <w:tcPr>
            <w:tcW w:w="915" w:type="pct"/>
          </w:tcPr>
          <w:p w14:paraId="04F06073" w14:textId="0B2F5530"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14B0C36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0.0995</w:t>
            </w:r>
          </w:p>
        </w:tc>
        <w:tc>
          <w:tcPr>
            <w:tcW w:w="785" w:type="pct"/>
          </w:tcPr>
          <w:p w14:paraId="5C4596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2.74</w:t>
            </w:r>
          </w:p>
        </w:tc>
        <w:tc>
          <w:tcPr>
            <w:tcW w:w="785" w:type="pct"/>
          </w:tcPr>
          <w:p w14:paraId="74B3E9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r>
      <w:tr w:rsidR="00FC11F0" w:rsidRPr="001D7571" w14:paraId="0431721E" w14:textId="77777777" w:rsidTr="00FC325A">
        <w:tc>
          <w:tcPr>
            <w:tcW w:w="1731" w:type="pct"/>
          </w:tcPr>
          <w:p w14:paraId="316BBD9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 xml:space="preserve">number of missed </w:t>
            </w:r>
            <w:proofErr w:type="spellStart"/>
            <w:r w:rsidRPr="001D7571">
              <w:rPr>
                <w:rFonts w:asciiTheme="minorHAnsi" w:hAnsiTheme="minorHAnsi" w:cstheme="minorHAnsi"/>
                <w:sz w:val="18"/>
                <w:szCs w:val="18"/>
              </w:rPr>
              <w:t>stagegates</w:t>
            </w:r>
            <w:proofErr w:type="spellEnd"/>
            <w:r w:rsidRPr="001D7571">
              <w:rPr>
                <w:rFonts w:asciiTheme="minorHAnsi" w:hAnsiTheme="minorHAnsi" w:cstheme="minorHAnsi"/>
                <w:sz w:val="18"/>
                <w:szCs w:val="18"/>
              </w:rPr>
              <w:t xml:space="preserve"> allowed</w:t>
            </w:r>
          </w:p>
        </w:tc>
        <w:tc>
          <w:tcPr>
            <w:tcW w:w="915" w:type="pct"/>
          </w:tcPr>
          <w:p w14:paraId="0D5604B5" w14:textId="089CE5A9"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S</w:t>
            </w:r>
            <w:r w:rsidR="00FC11F0" w:rsidRPr="001D7571">
              <w:rPr>
                <w:rFonts w:asciiTheme="minorHAnsi" w:hAnsiTheme="minorHAnsi" w:cstheme="minorHAnsi"/>
                <w:sz w:val="18"/>
                <w:szCs w:val="18"/>
              </w:rPr>
              <w:t>tages</w:t>
            </w:r>
          </w:p>
        </w:tc>
        <w:tc>
          <w:tcPr>
            <w:tcW w:w="784" w:type="pct"/>
          </w:tcPr>
          <w:p w14:paraId="37FF50F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0.9</w:t>
            </w:r>
          </w:p>
        </w:tc>
        <w:tc>
          <w:tcPr>
            <w:tcW w:w="785" w:type="pct"/>
          </w:tcPr>
          <w:p w14:paraId="58D2234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7.4</w:t>
            </w:r>
          </w:p>
        </w:tc>
        <w:tc>
          <w:tcPr>
            <w:tcW w:w="785" w:type="pct"/>
          </w:tcPr>
          <w:p w14:paraId="10A0CEF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w:t>
            </w:r>
          </w:p>
        </w:tc>
      </w:tr>
      <w:tr w:rsidR="00FC11F0" w:rsidRPr="001D7571" w14:paraId="6C75FA49" w14:textId="77777777" w:rsidTr="00FC325A">
        <w:tc>
          <w:tcPr>
            <w:tcW w:w="1731" w:type="pct"/>
          </w:tcPr>
          <w:p w14:paraId="77F390D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pathway approval maximum cost</w:t>
            </w:r>
          </w:p>
        </w:tc>
        <w:tc>
          <w:tcPr>
            <w:tcW w:w="915" w:type="pct"/>
          </w:tcPr>
          <w:p w14:paraId="560834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13D1811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300500</w:t>
            </w:r>
          </w:p>
        </w:tc>
        <w:tc>
          <w:tcPr>
            <w:tcW w:w="785" w:type="pct"/>
          </w:tcPr>
          <w:p w14:paraId="67520A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51600A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549CF9BC" w14:textId="77777777" w:rsidTr="00FC325A">
        <w:tc>
          <w:tcPr>
            <w:tcW w:w="1731" w:type="pct"/>
          </w:tcPr>
          <w:p w14:paraId="050FB5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pathway approval maximum time</w:t>
            </w:r>
          </w:p>
        </w:tc>
        <w:tc>
          <w:tcPr>
            <w:tcW w:w="915" w:type="pct"/>
          </w:tcPr>
          <w:p w14:paraId="46BF9B33" w14:textId="0FAD5CFD"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FB1BFC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2118183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3466537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4704B965" w14:textId="77777777" w:rsidTr="00FC325A">
        <w:tc>
          <w:tcPr>
            <w:tcW w:w="1731" w:type="pct"/>
          </w:tcPr>
          <w:p w14:paraId="252584A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pathway approval required switch</w:t>
            </w:r>
          </w:p>
        </w:tc>
        <w:tc>
          <w:tcPr>
            <w:tcW w:w="915" w:type="pct"/>
          </w:tcPr>
          <w:p w14:paraId="2B5ECEF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F369A7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1CD0C50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c>
          <w:tcPr>
            <w:tcW w:w="785" w:type="pct"/>
          </w:tcPr>
          <w:p w14:paraId="1023C33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3BA7CCA0" w14:textId="77777777" w:rsidTr="00FC325A">
        <w:tc>
          <w:tcPr>
            <w:tcW w:w="1731" w:type="pct"/>
          </w:tcPr>
          <w:p w14:paraId="1B493C2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payback period multiplier</w:t>
            </w:r>
          </w:p>
        </w:tc>
        <w:tc>
          <w:tcPr>
            <w:tcW w:w="915" w:type="pct"/>
          </w:tcPr>
          <w:p w14:paraId="63962DB6"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1364952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w:t>
            </w:r>
          </w:p>
        </w:tc>
        <w:tc>
          <w:tcPr>
            <w:tcW w:w="785" w:type="pct"/>
          </w:tcPr>
          <w:p w14:paraId="14B9F00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3C3AED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701A2F0E" w14:textId="77777777" w:rsidTr="00FC325A">
        <w:tc>
          <w:tcPr>
            <w:tcW w:w="1731" w:type="pct"/>
          </w:tcPr>
          <w:p w14:paraId="2F61F47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 and demo response time</w:t>
            </w:r>
          </w:p>
        </w:tc>
        <w:tc>
          <w:tcPr>
            <w:tcW w:w="915" w:type="pct"/>
          </w:tcPr>
          <w:p w14:paraId="5BEC20A4" w14:textId="7217B2A4"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0CAD224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0.0845</w:t>
            </w:r>
          </w:p>
        </w:tc>
        <w:tc>
          <w:tcPr>
            <w:tcW w:w="785" w:type="pct"/>
          </w:tcPr>
          <w:p w14:paraId="6907AF9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w:t>
            </w:r>
          </w:p>
        </w:tc>
        <w:tc>
          <w:tcPr>
            <w:tcW w:w="785" w:type="pct"/>
          </w:tcPr>
          <w:p w14:paraId="66E8127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0.25</w:t>
            </w:r>
          </w:p>
        </w:tc>
      </w:tr>
      <w:tr w:rsidR="00FC11F0" w:rsidRPr="001D7571" w14:paraId="0CBF4D75" w14:textId="77777777" w:rsidTr="00FC325A">
        <w:tc>
          <w:tcPr>
            <w:tcW w:w="1731" w:type="pct"/>
          </w:tcPr>
          <w:p w14:paraId="378C30A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 capacity</w:t>
            </w:r>
          </w:p>
        </w:tc>
        <w:tc>
          <w:tcPr>
            <w:tcW w:w="915" w:type="pct"/>
          </w:tcPr>
          <w:p w14:paraId="18329D22"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tonProduct</w:t>
            </w:r>
            <w:proofErr w:type="spellEnd"/>
            <w:r w:rsidRPr="001D7571">
              <w:rPr>
                <w:rFonts w:asciiTheme="minorHAnsi" w:hAnsiTheme="minorHAnsi" w:cstheme="minorHAnsi"/>
                <w:sz w:val="18"/>
                <w:szCs w:val="18"/>
              </w:rPr>
              <w:t>/year</w:t>
            </w:r>
          </w:p>
        </w:tc>
        <w:tc>
          <w:tcPr>
            <w:tcW w:w="784" w:type="pct"/>
          </w:tcPr>
          <w:p w14:paraId="68C2D2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270.5</w:t>
            </w:r>
          </w:p>
        </w:tc>
        <w:tc>
          <w:tcPr>
            <w:tcW w:w="785" w:type="pct"/>
          </w:tcPr>
          <w:p w14:paraId="15127EB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500720</w:t>
            </w:r>
          </w:p>
        </w:tc>
        <w:tc>
          <w:tcPr>
            <w:tcW w:w="785" w:type="pct"/>
          </w:tcPr>
          <w:p w14:paraId="019358B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900</w:t>
            </w:r>
          </w:p>
        </w:tc>
      </w:tr>
      <w:tr w:rsidR="00FC11F0" w:rsidRPr="001D7571" w14:paraId="1D8EF088" w14:textId="77777777" w:rsidTr="00FC325A">
        <w:tc>
          <w:tcPr>
            <w:tcW w:w="1731" w:type="pct"/>
          </w:tcPr>
          <w:p w14:paraId="220B475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acceptable rate</w:t>
            </w:r>
          </w:p>
        </w:tc>
        <w:tc>
          <w:tcPr>
            <w:tcW w:w="915" w:type="pct"/>
          </w:tcPr>
          <w:p w14:paraId="25BC9EA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5020084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2334</w:t>
            </w:r>
          </w:p>
        </w:tc>
        <w:tc>
          <w:tcPr>
            <w:tcW w:w="785" w:type="pct"/>
          </w:tcPr>
          <w:p w14:paraId="77EB9C6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10383</w:t>
            </w:r>
          </w:p>
        </w:tc>
        <w:tc>
          <w:tcPr>
            <w:tcW w:w="785" w:type="pct"/>
          </w:tcPr>
          <w:p w14:paraId="24DBC12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7500</w:t>
            </w:r>
          </w:p>
        </w:tc>
      </w:tr>
      <w:tr w:rsidR="00FC11F0" w:rsidRPr="001D7571" w14:paraId="2C1C346A" w14:textId="77777777" w:rsidTr="00FC325A">
        <w:tc>
          <w:tcPr>
            <w:tcW w:w="1731" w:type="pct"/>
          </w:tcPr>
          <w:p w14:paraId="0FAE5DB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failure default recovery time</w:t>
            </w:r>
          </w:p>
        </w:tc>
        <w:tc>
          <w:tcPr>
            <w:tcW w:w="915" w:type="pct"/>
          </w:tcPr>
          <w:p w14:paraId="2F4CD8F8" w14:textId="692FBB70"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322C66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0.26</w:t>
            </w:r>
          </w:p>
        </w:tc>
        <w:tc>
          <w:tcPr>
            <w:tcW w:w="785" w:type="pct"/>
          </w:tcPr>
          <w:p w14:paraId="6C56D7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1.86</w:t>
            </w:r>
          </w:p>
        </w:tc>
        <w:tc>
          <w:tcPr>
            <w:tcW w:w="785" w:type="pct"/>
          </w:tcPr>
          <w:p w14:paraId="5A87F05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0.45</w:t>
            </w:r>
          </w:p>
        </w:tc>
      </w:tr>
      <w:tr w:rsidR="00FC11F0" w:rsidRPr="001D7571" w14:paraId="4841D257" w14:textId="77777777" w:rsidTr="00FC325A">
        <w:tc>
          <w:tcPr>
            <w:tcW w:w="1731" w:type="pct"/>
          </w:tcPr>
          <w:p w14:paraId="5113952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failure distribution max</w:t>
            </w:r>
          </w:p>
        </w:tc>
        <w:tc>
          <w:tcPr>
            <w:tcW w:w="915" w:type="pct"/>
          </w:tcPr>
          <w:p w14:paraId="774EFB45"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2C0A860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2AC5372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6AE0AC6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2184B9D9" w14:textId="77777777" w:rsidTr="00FC325A">
        <w:tc>
          <w:tcPr>
            <w:tcW w:w="1731" w:type="pct"/>
          </w:tcPr>
          <w:p w14:paraId="202F2A0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piloting management overhead</w:t>
            </w:r>
          </w:p>
        </w:tc>
        <w:tc>
          <w:tcPr>
            <w:tcW w:w="915" w:type="pct"/>
          </w:tcPr>
          <w:p w14:paraId="4C6B060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USD/year</w:t>
            </w:r>
          </w:p>
        </w:tc>
        <w:tc>
          <w:tcPr>
            <w:tcW w:w="784" w:type="pct"/>
          </w:tcPr>
          <w:p w14:paraId="40D35E6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300050</w:t>
            </w:r>
          </w:p>
        </w:tc>
        <w:tc>
          <w:tcPr>
            <w:tcW w:w="785" w:type="pct"/>
          </w:tcPr>
          <w:p w14:paraId="07D9C5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487A93C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0FE13EA4" w14:textId="77777777" w:rsidTr="00FC325A">
        <w:tc>
          <w:tcPr>
            <w:tcW w:w="1731" w:type="pct"/>
          </w:tcPr>
          <w:p w14:paraId="7BDA914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product approval maximum cost</w:t>
            </w:r>
          </w:p>
        </w:tc>
        <w:tc>
          <w:tcPr>
            <w:tcW w:w="915" w:type="pct"/>
          </w:tcPr>
          <w:p w14:paraId="0B04034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33FF3E9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300500</w:t>
            </w:r>
          </w:p>
        </w:tc>
        <w:tc>
          <w:tcPr>
            <w:tcW w:w="785" w:type="pct"/>
          </w:tcPr>
          <w:p w14:paraId="6210373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5800000</w:t>
            </w:r>
          </w:p>
        </w:tc>
        <w:tc>
          <w:tcPr>
            <w:tcW w:w="785" w:type="pct"/>
          </w:tcPr>
          <w:p w14:paraId="2322FA1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1e+06</w:t>
            </w:r>
          </w:p>
        </w:tc>
      </w:tr>
      <w:tr w:rsidR="00FC11F0" w:rsidRPr="001D7571" w14:paraId="576A9E15" w14:textId="77777777" w:rsidTr="00FC325A">
        <w:tc>
          <w:tcPr>
            <w:tcW w:w="1731" w:type="pct"/>
          </w:tcPr>
          <w:p w14:paraId="4F2CDDD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product approval maximum time</w:t>
            </w:r>
          </w:p>
        </w:tc>
        <w:tc>
          <w:tcPr>
            <w:tcW w:w="915" w:type="pct"/>
          </w:tcPr>
          <w:p w14:paraId="074746CB" w14:textId="369BB5A2"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54738A6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w:t>
            </w:r>
          </w:p>
        </w:tc>
        <w:tc>
          <w:tcPr>
            <w:tcW w:w="785" w:type="pct"/>
          </w:tcPr>
          <w:p w14:paraId="6F905A4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w:t>
            </w:r>
          </w:p>
        </w:tc>
        <w:tc>
          <w:tcPr>
            <w:tcW w:w="785" w:type="pct"/>
          </w:tcPr>
          <w:p w14:paraId="0FE4CBC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w:t>
            </w:r>
          </w:p>
        </w:tc>
      </w:tr>
      <w:tr w:rsidR="00FC11F0" w:rsidRPr="001D7571" w14:paraId="5C0B8798" w14:textId="77777777" w:rsidTr="00FC325A">
        <w:tc>
          <w:tcPr>
            <w:tcW w:w="1731" w:type="pct"/>
          </w:tcPr>
          <w:p w14:paraId="303F71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product approval required switch</w:t>
            </w:r>
          </w:p>
        </w:tc>
        <w:tc>
          <w:tcPr>
            <w:tcW w:w="915" w:type="pct"/>
          </w:tcPr>
          <w:p w14:paraId="0CE20A3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6AEED2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0FCC866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c>
          <w:tcPr>
            <w:tcW w:w="785" w:type="pct"/>
          </w:tcPr>
          <w:p w14:paraId="344BD3D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4E6BE1DF" w14:textId="77777777" w:rsidTr="00FC325A">
        <w:tc>
          <w:tcPr>
            <w:tcW w:w="1731" w:type="pct"/>
          </w:tcPr>
          <w:p w14:paraId="415DC8E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random stream</w:t>
            </w:r>
          </w:p>
        </w:tc>
        <w:tc>
          <w:tcPr>
            <w:tcW w:w="915" w:type="pct"/>
          </w:tcPr>
          <w:p w14:paraId="45F13B55"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27DF78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458EED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24</w:t>
            </w:r>
          </w:p>
        </w:tc>
        <w:tc>
          <w:tcPr>
            <w:tcW w:w="785" w:type="pct"/>
          </w:tcPr>
          <w:p w14:paraId="174BB50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50AE69D1" w14:textId="77777777" w:rsidTr="00FC325A">
        <w:tc>
          <w:tcPr>
            <w:tcW w:w="1731" w:type="pct"/>
          </w:tcPr>
          <w:p w14:paraId="1BC5012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regulatory process starting point</w:t>
            </w:r>
          </w:p>
        </w:tc>
        <w:tc>
          <w:tcPr>
            <w:tcW w:w="915" w:type="pct"/>
          </w:tcPr>
          <w:p w14:paraId="6FCAFB07"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90D3A0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0.225</w:t>
            </w:r>
          </w:p>
        </w:tc>
        <w:tc>
          <w:tcPr>
            <w:tcW w:w="785" w:type="pct"/>
          </w:tcPr>
          <w:p w14:paraId="6B77C30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w:t>
            </w:r>
          </w:p>
        </w:tc>
        <w:tc>
          <w:tcPr>
            <w:tcW w:w="785" w:type="pct"/>
          </w:tcPr>
          <w:p w14:paraId="6C81F55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0.75</w:t>
            </w:r>
          </w:p>
        </w:tc>
      </w:tr>
      <w:tr w:rsidR="00FC11F0" w:rsidRPr="001D7571" w14:paraId="6099B71C" w14:textId="77777777" w:rsidTr="00FC325A">
        <w:tc>
          <w:tcPr>
            <w:tcW w:w="1731" w:type="pct"/>
          </w:tcPr>
          <w:p w14:paraId="4E1E54F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required internal return</w:t>
            </w:r>
          </w:p>
        </w:tc>
        <w:tc>
          <w:tcPr>
            <w:tcW w:w="915" w:type="pct"/>
          </w:tcPr>
          <w:p w14:paraId="7CAE39A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1/year</w:t>
            </w:r>
          </w:p>
        </w:tc>
        <w:tc>
          <w:tcPr>
            <w:tcW w:w="784" w:type="pct"/>
          </w:tcPr>
          <w:p w14:paraId="42E5D4A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0.029</w:t>
            </w:r>
          </w:p>
        </w:tc>
        <w:tc>
          <w:tcPr>
            <w:tcW w:w="785" w:type="pct"/>
          </w:tcPr>
          <w:p w14:paraId="061B7AD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2.564</w:t>
            </w:r>
          </w:p>
        </w:tc>
        <w:tc>
          <w:tcPr>
            <w:tcW w:w="785" w:type="pct"/>
          </w:tcPr>
          <w:p w14:paraId="6745173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0.08</w:t>
            </w:r>
          </w:p>
        </w:tc>
      </w:tr>
      <w:tr w:rsidR="00FC11F0" w:rsidRPr="001D7571" w14:paraId="4DEB7B3E" w14:textId="77777777" w:rsidTr="00FC325A">
        <w:tc>
          <w:tcPr>
            <w:tcW w:w="1731" w:type="pct"/>
          </w:tcPr>
          <w:p w14:paraId="0412843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required return multiplier</w:t>
            </w:r>
          </w:p>
        </w:tc>
        <w:tc>
          <w:tcPr>
            <w:tcW w:w="915" w:type="pct"/>
          </w:tcPr>
          <w:p w14:paraId="5567F48C"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101D774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0.305</w:t>
            </w:r>
          </w:p>
        </w:tc>
        <w:tc>
          <w:tcPr>
            <w:tcW w:w="785" w:type="pct"/>
          </w:tcPr>
          <w:p w14:paraId="55759F2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5.8</w:t>
            </w:r>
          </w:p>
        </w:tc>
        <w:tc>
          <w:tcPr>
            <w:tcW w:w="785" w:type="pct"/>
          </w:tcPr>
          <w:p w14:paraId="1C679C7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73CD5F0B" w14:textId="77777777" w:rsidTr="00FC325A">
        <w:tc>
          <w:tcPr>
            <w:tcW w:w="1731" w:type="pct"/>
          </w:tcPr>
          <w:p w14:paraId="5DE3E1D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researching impact on demoing</w:t>
            </w:r>
          </w:p>
        </w:tc>
        <w:tc>
          <w:tcPr>
            <w:tcW w:w="915" w:type="pct"/>
          </w:tcPr>
          <w:p w14:paraId="0A5B2F80"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6739FEC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0.06</w:t>
            </w:r>
          </w:p>
        </w:tc>
        <w:tc>
          <w:tcPr>
            <w:tcW w:w="785" w:type="pct"/>
          </w:tcPr>
          <w:p w14:paraId="36F07B8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0.635</w:t>
            </w:r>
          </w:p>
        </w:tc>
        <w:tc>
          <w:tcPr>
            <w:tcW w:w="785" w:type="pct"/>
          </w:tcPr>
          <w:p w14:paraId="42C0A6D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w:t>
            </w:r>
          </w:p>
        </w:tc>
      </w:tr>
      <w:tr w:rsidR="00FC11F0" w:rsidRPr="001D7571" w14:paraId="51D8B3C3" w14:textId="77777777" w:rsidTr="00FC325A">
        <w:tc>
          <w:tcPr>
            <w:tcW w:w="1731" w:type="pct"/>
          </w:tcPr>
          <w:p w14:paraId="28C41A2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researching impact on piloting</w:t>
            </w:r>
          </w:p>
        </w:tc>
        <w:tc>
          <w:tcPr>
            <w:tcW w:w="915" w:type="pct"/>
          </w:tcPr>
          <w:p w14:paraId="062B9559"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Dmnl</w:t>
            </w:r>
            <w:proofErr w:type="spellEnd"/>
          </w:p>
        </w:tc>
        <w:tc>
          <w:tcPr>
            <w:tcW w:w="784" w:type="pct"/>
          </w:tcPr>
          <w:p w14:paraId="510D28A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0.075</w:t>
            </w:r>
          </w:p>
        </w:tc>
        <w:tc>
          <w:tcPr>
            <w:tcW w:w="785" w:type="pct"/>
          </w:tcPr>
          <w:p w14:paraId="00DCBCA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0.675</w:t>
            </w:r>
          </w:p>
        </w:tc>
        <w:tc>
          <w:tcPr>
            <w:tcW w:w="785" w:type="pct"/>
          </w:tcPr>
          <w:p w14:paraId="2F3CFD9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0.25</w:t>
            </w:r>
          </w:p>
        </w:tc>
      </w:tr>
      <w:tr w:rsidR="00FC11F0" w:rsidRPr="001D7571" w14:paraId="116F2AA3" w14:textId="77777777" w:rsidTr="00FC325A">
        <w:tc>
          <w:tcPr>
            <w:tcW w:w="1731" w:type="pct"/>
          </w:tcPr>
          <w:p w14:paraId="017530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retrofit delay</w:t>
            </w:r>
          </w:p>
        </w:tc>
        <w:tc>
          <w:tcPr>
            <w:tcW w:w="915" w:type="pct"/>
          </w:tcPr>
          <w:p w14:paraId="07D24278" w14:textId="5A5FF3CF"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284CB044"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0.15</w:t>
            </w:r>
          </w:p>
        </w:tc>
        <w:tc>
          <w:tcPr>
            <w:tcW w:w="785" w:type="pct"/>
          </w:tcPr>
          <w:p w14:paraId="2112E84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5.4</w:t>
            </w:r>
          </w:p>
        </w:tc>
        <w:tc>
          <w:tcPr>
            <w:tcW w:w="785" w:type="pct"/>
          </w:tcPr>
          <w:p w14:paraId="6D6687A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0.5</w:t>
            </w:r>
          </w:p>
        </w:tc>
      </w:tr>
      <w:tr w:rsidR="00FC11F0" w:rsidRPr="001D7571" w14:paraId="2C21CC02" w14:textId="77777777" w:rsidTr="00FC325A">
        <w:tc>
          <w:tcPr>
            <w:tcW w:w="1731" w:type="pct"/>
          </w:tcPr>
          <w:p w14:paraId="70C36EFA" w14:textId="77777777" w:rsidR="00FC11F0" w:rsidRPr="001D7571" w:rsidRDefault="00FC11F0" w:rsidP="00FC325A">
            <w:pPr>
              <w:rPr>
                <w:rFonts w:asciiTheme="minorHAnsi" w:hAnsiTheme="minorHAnsi" w:cstheme="minorHAnsi"/>
                <w:sz w:val="18"/>
                <w:szCs w:val="18"/>
              </w:rPr>
            </w:pPr>
            <w:proofErr w:type="spellStart"/>
            <w:r w:rsidRPr="001D7571">
              <w:rPr>
                <w:rFonts w:asciiTheme="minorHAnsi" w:hAnsiTheme="minorHAnsi" w:cstheme="minorHAnsi"/>
                <w:sz w:val="18"/>
                <w:szCs w:val="18"/>
              </w:rPr>
              <w:t>stagegate</w:t>
            </w:r>
            <w:proofErr w:type="spellEnd"/>
            <w:r w:rsidRPr="001D7571">
              <w:rPr>
                <w:rFonts w:asciiTheme="minorHAnsi" w:hAnsiTheme="minorHAnsi" w:cstheme="minorHAnsi"/>
                <w:sz w:val="18"/>
                <w:szCs w:val="18"/>
              </w:rPr>
              <w:t xml:space="preserve"> length</w:t>
            </w:r>
          </w:p>
        </w:tc>
        <w:tc>
          <w:tcPr>
            <w:tcW w:w="915" w:type="pct"/>
          </w:tcPr>
          <w:p w14:paraId="14855CC4" w14:textId="15F4BDE3"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Y</w:t>
            </w:r>
            <w:r w:rsidR="00FC11F0" w:rsidRPr="001D7571">
              <w:rPr>
                <w:rFonts w:asciiTheme="minorHAnsi" w:hAnsiTheme="minorHAnsi" w:cstheme="minorHAnsi"/>
                <w:sz w:val="18"/>
                <w:szCs w:val="18"/>
              </w:rPr>
              <w:t>ear</w:t>
            </w:r>
          </w:p>
        </w:tc>
        <w:tc>
          <w:tcPr>
            <w:tcW w:w="784" w:type="pct"/>
          </w:tcPr>
          <w:p w14:paraId="5B448D1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0.425</w:t>
            </w:r>
          </w:p>
        </w:tc>
        <w:tc>
          <w:tcPr>
            <w:tcW w:w="785" w:type="pct"/>
          </w:tcPr>
          <w:p w14:paraId="6FE4920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3.3</w:t>
            </w:r>
          </w:p>
        </w:tc>
        <w:tc>
          <w:tcPr>
            <w:tcW w:w="785" w:type="pct"/>
          </w:tcPr>
          <w:p w14:paraId="2EC3E480"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w:t>
            </w:r>
          </w:p>
        </w:tc>
      </w:tr>
      <w:tr w:rsidR="00FC11F0" w:rsidRPr="001D7571" w14:paraId="7BAF9B11" w14:textId="77777777" w:rsidTr="00FC325A">
        <w:tc>
          <w:tcPr>
            <w:tcW w:w="1731" w:type="pct"/>
          </w:tcPr>
          <w:p w14:paraId="279C237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demoing period</w:t>
            </w:r>
          </w:p>
        </w:tc>
        <w:tc>
          <w:tcPr>
            <w:tcW w:w="915" w:type="pct"/>
          </w:tcPr>
          <w:p w14:paraId="2C099C05" w14:textId="58E83C06"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07B3351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w:t>
            </w:r>
          </w:p>
        </w:tc>
        <w:tc>
          <w:tcPr>
            <w:tcW w:w="785" w:type="pct"/>
          </w:tcPr>
          <w:p w14:paraId="0108CC4A"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1600</w:t>
            </w:r>
          </w:p>
        </w:tc>
        <w:tc>
          <w:tcPr>
            <w:tcW w:w="785" w:type="pct"/>
          </w:tcPr>
          <w:p w14:paraId="4991DBF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1000</w:t>
            </w:r>
          </w:p>
        </w:tc>
      </w:tr>
      <w:tr w:rsidR="00FC11F0" w:rsidRPr="001D7571" w14:paraId="5D3A66B2" w14:textId="77777777" w:rsidTr="00FC325A">
        <w:tc>
          <w:tcPr>
            <w:tcW w:w="1731" w:type="pct"/>
          </w:tcPr>
          <w:p w14:paraId="1ADCE3C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demoing rate</w:t>
            </w:r>
          </w:p>
        </w:tc>
        <w:tc>
          <w:tcPr>
            <w:tcW w:w="915" w:type="pct"/>
          </w:tcPr>
          <w:p w14:paraId="271ADB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4C639CA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140</w:t>
            </w:r>
          </w:p>
        </w:tc>
        <w:tc>
          <w:tcPr>
            <w:tcW w:w="785" w:type="pct"/>
          </w:tcPr>
          <w:p w14:paraId="247DCD19"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4623</w:t>
            </w:r>
          </w:p>
        </w:tc>
        <w:tc>
          <w:tcPr>
            <w:tcW w:w="785" w:type="pct"/>
          </w:tcPr>
          <w:p w14:paraId="0931F96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w:t>
            </w:r>
          </w:p>
        </w:tc>
      </w:tr>
      <w:tr w:rsidR="00FC11F0" w:rsidRPr="001D7571" w14:paraId="6F8D97E8" w14:textId="77777777" w:rsidTr="00FC325A">
        <w:tc>
          <w:tcPr>
            <w:tcW w:w="1731" w:type="pct"/>
          </w:tcPr>
          <w:p w14:paraId="248298E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piloting period</w:t>
            </w:r>
          </w:p>
        </w:tc>
        <w:tc>
          <w:tcPr>
            <w:tcW w:w="915" w:type="pct"/>
          </w:tcPr>
          <w:p w14:paraId="413182E8" w14:textId="03C4643D"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2377CAB6"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150</w:t>
            </w:r>
          </w:p>
        </w:tc>
        <w:tc>
          <w:tcPr>
            <w:tcW w:w="785" w:type="pct"/>
          </w:tcPr>
          <w:p w14:paraId="45A8661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900</w:t>
            </w:r>
          </w:p>
        </w:tc>
        <w:tc>
          <w:tcPr>
            <w:tcW w:w="785" w:type="pct"/>
          </w:tcPr>
          <w:p w14:paraId="686115C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w:t>
            </w:r>
          </w:p>
        </w:tc>
      </w:tr>
      <w:tr w:rsidR="00FC11F0" w:rsidRPr="001D7571" w14:paraId="5CDD2A95" w14:textId="77777777" w:rsidTr="00FC325A">
        <w:tc>
          <w:tcPr>
            <w:tcW w:w="1731" w:type="pct"/>
          </w:tcPr>
          <w:p w14:paraId="2609A1F5"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startup piloting rate</w:t>
            </w:r>
          </w:p>
        </w:tc>
        <w:tc>
          <w:tcPr>
            <w:tcW w:w="915" w:type="pct"/>
          </w:tcPr>
          <w:p w14:paraId="5A97057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hours/year</w:t>
            </w:r>
          </w:p>
        </w:tc>
        <w:tc>
          <w:tcPr>
            <w:tcW w:w="784" w:type="pct"/>
          </w:tcPr>
          <w:p w14:paraId="6EB8F79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110</w:t>
            </w:r>
          </w:p>
        </w:tc>
        <w:tc>
          <w:tcPr>
            <w:tcW w:w="785" w:type="pct"/>
          </w:tcPr>
          <w:p w14:paraId="49008FB7"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4543</w:t>
            </w:r>
          </w:p>
        </w:tc>
        <w:tc>
          <w:tcPr>
            <w:tcW w:w="785" w:type="pct"/>
          </w:tcPr>
          <w:p w14:paraId="35962A2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200</w:t>
            </w:r>
          </w:p>
        </w:tc>
      </w:tr>
      <w:tr w:rsidR="00FC11F0" w:rsidRPr="001D7571" w14:paraId="2B94BCBE" w14:textId="77777777" w:rsidTr="00FC325A">
        <w:tc>
          <w:tcPr>
            <w:tcW w:w="1731" w:type="pct"/>
          </w:tcPr>
          <w:p w14:paraId="2BB78A5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strategic value to external investors</w:t>
            </w:r>
          </w:p>
        </w:tc>
        <w:tc>
          <w:tcPr>
            <w:tcW w:w="915" w:type="pct"/>
          </w:tcPr>
          <w:p w14:paraId="3B43213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USD</w:t>
            </w:r>
          </w:p>
        </w:tc>
        <w:tc>
          <w:tcPr>
            <w:tcW w:w="784" w:type="pct"/>
          </w:tcPr>
          <w:p w14:paraId="195F281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c>
          <w:tcPr>
            <w:tcW w:w="785" w:type="pct"/>
          </w:tcPr>
          <w:p w14:paraId="729272D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500000000</w:t>
            </w:r>
          </w:p>
        </w:tc>
        <w:tc>
          <w:tcPr>
            <w:tcW w:w="785" w:type="pct"/>
          </w:tcPr>
          <w:p w14:paraId="774BA20D"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0</w:t>
            </w:r>
          </w:p>
        </w:tc>
      </w:tr>
      <w:tr w:rsidR="00FC11F0" w:rsidRPr="001D7571" w14:paraId="15E0BCF0" w14:textId="77777777" w:rsidTr="00FC325A">
        <w:tc>
          <w:tcPr>
            <w:tcW w:w="1731" w:type="pct"/>
          </w:tcPr>
          <w:p w14:paraId="04198DC8"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target demo hours</w:t>
            </w:r>
          </w:p>
        </w:tc>
        <w:tc>
          <w:tcPr>
            <w:tcW w:w="915" w:type="pct"/>
          </w:tcPr>
          <w:p w14:paraId="6360F371" w14:textId="3D69D061"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19682253"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1550</w:t>
            </w:r>
          </w:p>
        </w:tc>
        <w:tc>
          <w:tcPr>
            <w:tcW w:w="785" w:type="pct"/>
          </w:tcPr>
          <w:p w14:paraId="4AF98FAF"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12766</w:t>
            </w:r>
          </w:p>
        </w:tc>
        <w:tc>
          <w:tcPr>
            <w:tcW w:w="785" w:type="pct"/>
          </w:tcPr>
          <w:p w14:paraId="630A1BFE"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5000</w:t>
            </w:r>
          </w:p>
        </w:tc>
      </w:tr>
      <w:tr w:rsidR="00FC11F0" w:rsidRPr="001D7571" w14:paraId="3265B3B3" w14:textId="77777777" w:rsidTr="00FC325A">
        <w:tc>
          <w:tcPr>
            <w:tcW w:w="1731" w:type="pct"/>
          </w:tcPr>
          <w:p w14:paraId="69BCF89C"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target pilot hours</w:t>
            </w:r>
          </w:p>
        </w:tc>
        <w:tc>
          <w:tcPr>
            <w:tcW w:w="915" w:type="pct"/>
          </w:tcPr>
          <w:p w14:paraId="119A6612" w14:textId="0D5BA0CB" w:rsidR="00FC11F0" w:rsidRPr="001D7571" w:rsidRDefault="003603C5" w:rsidP="00FC325A">
            <w:pPr>
              <w:rPr>
                <w:rFonts w:asciiTheme="minorHAnsi" w:hAnsiTheme="minorHAnsi" w:cstheme="minorHAnsi"/>
                <w:sz w:val="18"/>
                <w:szCs w:val="18"/>
              </w:rPr>
            </w:pPr>
            <w:r w:rsidRPr="001D7571">
              <w:rPr>
                <w:rFonts w:asciiTheme="minorHAnsi" w:hAnsiTheme="minorHAnsi" w:cstheme="minorHAnsi"/>
                <w:sz w:val="18"/>
                <w:szCs w:val="18"/>
              </w:rPr>
              <w:t>H</w:t>
            </w:r>
            <w:r w:rsidR="00FC11F0" w:rsidRPr="001D7571">
              <w:rPr>
                <w:rFonts w:asciiTheme="minorHAnsi" w:hAnsiTheme="minorHAnsi" w:cstheme="minorHAnsi"/>
                <w:sz w:val="18"/>
                <w:szCs w:val="18"/>
              </w:rPr>
              <w:t>ours</w:t>
            </w:r>
          </w:p>
        </w:tc>
        <w:tc>
          <w:tcPr>
            <w:tcW w:w="784" w:type="pct"/>
          </w:tcPr>
          <w:p w14:paraId="6B4A7B81"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950</w:t>
            </w:r>
          </w:p>
        </w:tc>
        <w:tc>
          <w:tcPr>
            <w:tcW w:w="785" w:type="pct"/>
          </w:tcPr>
          <w:p w14:paraId="23710232"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11166</w:t>
            </w:r>
          </w:p>
        </w:tc>
        <w:tc>
          <w:tcPr>
            <w:tcW w:w="785" w:type="pct"/>
          </w:tcPr>
          <w:p w14:paraId="416DF53B" w14:textId="77777777" w:rsidR="00FC11F0" w:rsidRPr="001D7571" w:rsidRDefault="00FC11F0" w:rsidP="00FC325A">
            <w:pPr>
              <w:rPr>
                <w:rFonts w:asciiTheme="minorHAnsi" w:hAnsiTheme="minorHAnsi" w:cstheme="minorHAnsi"/>
                <w:sz w:val="18"/>
                <w:szCs w:val="18"/>
              </w:rPr>
            </w:pPr>
            <w:r w:rsidRPr="001D7571">
              <w:rPr>
                <w:rFonts w:asciiTheme="minorHAnsi" w:hAnsiTheme="minorHAnsi" w:cstheme="minorHAnsi"/>
                <w:sz w:val="18"/>
                <w:szCs w:val="18"/>
              </w:rPr>
              <w:t>3000</w:t>
            </w:r>
          </w:p>
        </w:tc>
      </w:tr>
    </w:tbl>
    <w:p w14:paraId="02AB96A6" w14:textId="77777777" w:rsidR="00FC11F0" w:rsidRDefault="00FC11F0" w:rsidP="00FC11F0"/>
    <w:p w14:paraId="0BBF0FC3" w14:textId="0F343602" w:rsidR="00FC11F0" w:rsidRPr="00DE448E" w:rsidRDefault="00FC11F0" w:rsidP="00FC11F0">
      <w:r>
        <w:t xml:space="preserve">Several parameters play special roles in the model. The </w:t>
      </w:r>
      <w:r>
        <w:rPr>
          <w:rStyle w:val="VerbatimChar"/>
        </w:rPr>
        <w:t>random stream</w:t>
      </w:r>
      <w:r>
        <w:t xml:space="preserve"> variable sets the random number seed for the whole simulation, which is deterministic for each random </w:t>
      </w:r>
      <w:proofErr w:type="gramStart"/>
      <w:r>
        <w:t>seed</w:t>
      </w:r>
      <w:proofErr w:type="gramEnd"/>
      <w:r>
        <w:t xml:space="preserve"> but which is stochastic given an ensemble of these random seeds. Furthermore, the BTD model </w:t>
      </w:r>
      <w:r>
        <w:lastRenderedPageBreak/>
        <w:t xml:space="preserve">permits the selection of the feedstock for input into the bioproducts pathway; the variable </w:t>
      </w:r>
      <w:r>
        <w:rPr>
          <w:rStyle w:val="VerbatimChar"/>
        </w:rPr>
        <w:t>feedstock selector array</w:t>
      </w:r>
      <w:r>
        <w:t xml:space="preserve"> permit</w:t>
      </w:r>
      <w:r w:rsidR="003603C5">
        <w:t>s</w:t>
      </w:r>
      <w:r>
        <w:t xml:space="preserve"> selection of the feedstock type (commodity sugar, corn, corn stover, perennial crops, soybean, etc.), and only one of these may be selected for a particular simulation. Furthermore, three binary switches (</w:t>
      </w:r>
      <w:r w:rsidRPr="00DE448E">
        <w:rPr>
          <w:rStyle w:val="VerbatimChar"/>
        </w:rPr>
        <w:t>feedstock approval switch</w:t>
      </w:r>
      <w:r>
        <w:t xml:space="preserve">, </w:t>
      </w:r>
      <w:r w:rsidRPr="00DE448E">
        <w:rPr>
          <w:rStyle w:val="VerbatimChar"/>
        </w:rPr>
        <w:t>pathway approval switch</w:t>
      </w:r>
      <w:r>
        <w:t xml:space="preserve">, and </w:t>
      </w:r>
      <w:r w:rsidRPr="00DE448E">
        <w:rPr>
          <w:rStyle w:val="VerbatimChar"/>
        </w:rPr>
        <w:t>product approval switch</w:t>
      </w:r>
      <w:r>
        <w:t>) determine whether various types of regulatory approval are required for commercial use of the bioproduct.</w:t>
      </w:r>
    </w:p>
    <w:p w14:paraId="3BCC5AD3" w14:textId="77777777" w:rsidR="00FC11F0" w:rsidRDefault="00FC11F0" w:rsidP="00FC11F0">
      <w:pPr>
        <w:pStyle w:val="Heading3"/>
      </w:pPr>
      <w:r>
        <w:t>One-at-a-Time (OAT) experiment</w:t>
      </w:r>
    </w:p>
    <w:p w14:paraId="29C516DA" w14:textId="52F331CF" w:rsidR="00FC11F0" w:rsidRDefault="00FC11F0" w:rsidP="00FC11F0">
      <w:r>
        <w:t xml:space="preserve">In the one-at-a-time elementary-effects (EE) analysis, we keep all but one of the variables in </w:t>
      </w:r>
      <w:r w:rsidR="003603C5">
        <w:fldChar w:fldCharType="begin"/>
      </w:r>
      <w:r w:rsidR="003603C5">
        <w:instrText xml:space="preserve"> REF _Ref44072351 \h </w:instrText>
      </w:r>
      <w:r w:rsidR="003603C5">
        <w:fldChar w:fldCharType="separate"/>
      </w:r>
      <w:r w:rsidR="00935F09">
        <w:t xml:space="preserve">Table </w:t>
      </w:r>
      <w:r w:rsidR="00935F09">
        <w:rPr>
          <w:noProof/>
        </w:rPr>
        <w:t>1</w:t>
      </w:r>
      <w:r w:rsidR="003603C5">
        <w:fldChar w:fldCharType="end"/>
      </w:r>
      <w:r>
        <w:t xml:space="preserve"> at their default values and just vary the single variable. </w:t>
      </w:r>
      <w:r>
        <w:fldChar w:fldCharType="begin"/>
      </w:r>
      <w:r>
        <w:instrText xml:space="preserve"> ADDIN ZOTERO_ITEM CSL_CITATION {"citationID":"Qt9pM7Dx","properties":{"formattedCitation":"(17)","plainCitation":"(17)","noteIndex":0},"citationItems":[{"id":2833,"uris":["http://zotero.org/groups/2185154/items/VNKD7ZXU"],"uri":["http://zotero.org/groups/2185154/items/VNKD7ZXU"],"itemData":{"id":2833,"type":"article-journal","title":"One-at-a-Time Plans","container-title":"Journal of the American Statistical Association","page":"353-360","volume":"68","issue":"342","source":"Taylor and Francis+NEJM","abstract":"One-at-a-time experiments are always done when the experimental system is set up to produce single results or pairs of results. When random error is small compared to main effects expected, such experiments are economical, but may give biased estimates. These biases can usually be described by two-factor interactions (2fi). Minimal augmentations of standard one-at-a-time sequences are given, first to separate main effects from 2fi, then to estimate each 2fi separately. Each new datum produces one or more new estimates.","DOI":"10.1080/01621459.1973.10482433","ISSN":"0162-1459","author":[{"family":"Daniel","given":"Cuthbert"}],"issued":{"date-parts":[["1973",6,1]]}}}],"schema":"https://github.com/citation-style-language/schema/raw/master/csl-citation.json"} </w:instrText>
      </w:r>
      <w:r>
        <w:fldChar w:fldCharType="separate"/>
      </w:r>
      <w:r w:rsidRPr="00F61BDD">
        <w:rPr>
          <w:rFonts w:cs="Times New Roman"/>
        </w:rPr>
        <w:t>(17)</w:t>
      </w:r>
      <w:r>
        <w:fldChar w:fldCharType="end"/>
      </w:r>
      <w:r>
        <w:t xml:space="preserve"> Experiments like this provide </w:t>
      </w:r>
      <w:r w:rsidR="003603C5">
        <w:t>general</w:t>
      </w:r>
      <w:r>
        <w:t xml:space="preserve"> information regarding the influence of a single parameter, but only in relation to the default case, so the analytic strength depends critically on the default parameters matching the most likely </w:t>
      </w:r>
      <w:proofErr w:type="gramStart"/>
      <w:r>
        <w:t>state of affairs</w:t>
      </w:r>
      <w:proofErr w:type="gramEnd"/>
      <w:r>
        <w:t xml:space="preserve">. </w:t>
      </w:r>
      <w:del w:id="15" w:author="Bush, Brian" w:date="2020-09-13T19:50:00Z">
        <w:r w:rsidDel="00811606">
          <w:delText xml:space="preserve">Such experiments are ideally suited for generating </w:delText>
        </w:r>
        <w:commentRangeStart w:id="16"/>
        <w:commentRangeStart w:id="17"/>
        <w:commentRangeStart w:id="18"/>
        <w:r w:rsidDel="00811606">
          <w:delText>“tornado diagrams”</w:delText>
        </w:r>
        <w:commentRangeEnd w:id="16"/>
        <w:r w:rsidR="003603C5" w:rsidDel="00811606">
          <w:rPr>
            <w:rStyle w:val="CommentReference"/>
            <w:rFonts w:asciiTheme="minorHAnsi" w:hAnsiTheme="minorHAnsi"/>
          </w:rPr>
          <w:commentReference w:id="16"/>
        </w:r>
        <w:commentRangeEnd w:id="17"/>
        <w:r w:rsidR="0089044B" w:rsidDel="00811606">
          <w:rPr>
            <w:rStyle w:val="CommentReference"/>
            <w:rFonts w:asciiTheme="minorHAnsi" w:hAnsiTheme="minorHAnsi"/>
          </w:rPr>
          <w:commentReference w:id="17"/>
        </w:r>
        <w:commentRangeEnd w:id="18"/>
        <w:r w:rsidR="00811606" w:rsidDel="00811606">
          <w:rPr>
            <w:rStyle w:val="CommentReference"/>
            <w:rFonts w:asciiTheme="minorHAnsi" w:hAnsiTheme="minorHAnsi"/>
          </w:rPr>
          <w:commentReference w:id="18"/>
        </w:r>
        <w:r w:rsidDel="00811606">
          <w:delText>, but they provide no information on the joint influence of multiple parameters on outcomes.</w:delText>
        </w:r>
      </w:del>
    </w:p>
    <w:p w14:paraId="090A7B52" w14:textId="7729F4D6" w:rsidR="00FC11F0" w:rsidRPr="009D2EB8" w:rsidRDefault="00FC11F0" w:rsidP="00FC11F0">
      <w:r>
        <w:t>We realized the OAT approach by selecting 5 levels for each input variable (except 10 for the random seed and just two for the switch variables), ranging from the minimum to the maximum in twenty-percent increments. Replicating the OAT process 500 times yields an ensemble of 42,500 simulations.</w:t>
      </w:r>
      <w:r w:rsidR="00D43C2C">
        <w:t xml:space="preserve"> The variables not varied as part of the experiment take their values from the Advantaged Commodity case described above.</w:t>
      </w:r>
    </w:p>
    <w:p w14:paraId="7229AF42" w14:textId="77777777" w:rsidR="00FC11F0" w:rsidRDefault="00FC11F0" w:rsidP="00FC11F0">
      <w:pPr>
        <w:pStyle w:val="Heading3"/>
      </w:pPr>
      <w:proofErr w:type="spellStart"/>
      <w:r>
        <w:t>Sobol</w:t>
      </w:r>
      <w:proofErr w:type="spellEnd"/>
      <w:r>
        <w:t>’ Sensitivity Analysis (SA) Experiment</w:t>
      </w:r>
    </w:p>
    <w:p w14:paraId="44357934" w14:textId="39B3CD00" w:rsidR="00FC11F0" w:rsidRDefault="00FC11F0" w:rsidP="00FC11F0">
      <w:r>
        <w:t xml:space="preserve">In contrast to the OAT method, one can use a quasi-random sequence </w:t>
      </w:r>
      <w:sdt>
        <w:sdtPr>
          <w:id w:val="-2090527327"/>
          <w:citation/>
        </w:sdtPr>
        <w:sdtContent>
          <w:r w:rsidR="00386E1A">
            <w:fldChar w:fldCharType="begin"/>
          </w:r>
          <w:r w:rsidR="00386E1A">
            <w:instrText xml:space="preserve"> CITATION Sal04 \l 1033 </w:instrText>
          </w:r>
          <w:r w:rsidR="00386E1A">
            <w:fldChar w:fldCharType="separate"/>
          </w:r>
          <w:r w:rsidR="00935F09">
            <w:rPr>
              <w:noProof/>
            </w:rPr>
            <w:t>(Saltelli, Tarantola, Campolongo, &amp; Ratto, 2004)</w:t>
          </w:r>
          <w:r w:rsidR="00386E1A">
            <w:fldChar w:fldCharType="end"/>
          </w:r>
        </w:sdtContent>
      </w:sdt>
      <w:r>
        <w:t xml:space="preserve"> in a high dimensional space to sample the input parameters over their ranges in a uniform, but slightly irregular, manner. We employed this method for the 32 most influential (see Results below) input parameters among the 84 studied in the OAT experiment. We use </w:t>
      </w:r>
      <w:proofErr w:type="spellStart"/>
      <w:r>
        <w:t>Saltelli’s</w:t>
      </w:r>
      <w:proofErr w:type="spellEnd"/>
      <w:r>
        <w:t xml:space="preserve"> recommendation for implementing the </w:t>
      </w:r>
      <w:proofErr w:type="spellStart"/>
      <w:r>
        <w:t>Sobol</w:t>
      </w:r>
      <w:proofErr w:type="spellEnd"/>
      <w:r>
        <w:t>’ method, which involves carefully interleaving two designs based on quasi-random sequences: in our SA design we use pair of sequences of 200 points each, with 34 simulations for each, yielding 6800 simulations per case</w:t>
      </w:r>
      <w:r w:rsidR="003603C5">
        <w:t xml:space="preserve"> </w:t>
      </w:r>
      <w:sdt>
        <w:sdtPr>
          <w:id w:val="-306314151"/>
          <w:citation/>
        </w:sdtPr>
        <w:sdtContent>
          <w:r w:rsidR="00D43C2C">
            <w:fldChar w:fldCharType="begin"/>
          </w:r>
          <w:r w:rsidR="00D43C2C">
            <w:instrText xml:space="preserve"> CITATION Sal10 \l 1033 </w:instrText>
          </w:r>
          <w:r w:rsidR="00D43C2C">
            <w:fldChar w:fldCharType="separate"/>
          </w:r>
          <w:r w:rsidR="00935F09">
            <w:rPr>
              <w:noProof/>
            </w:rPr>
            <w:t>(Saltelli, et al., 2010)</w:t>
          </w:r>
          <w:r w:rsidR="00D43C2C">
            <w:fldChar w:fldCharType="end"/>
          </w:r>
        </w:sdtContent>
      </w:sdt>
      <w:r>
        <w:t>.  Because there are four cases (direct vs performance-advantaged and niche vs commodity), ran a total of 27,200 simulations.</w:t>
      </w:r>
    </w:p>
    <w:p w14:paraId="52778E0A" w14:textId="77777777" w:rsidR="00FC11F0" w:rsidRDefault="00FC11F0" w:rsidP="00FC11F0">
      <w:pPr>
        <w:pStyle w:val="Heading1"/>
      </w:pPr>
      <w:r>
        <w:t>Results and Discussion</w:t>
      </w:r>
    </w:p>
    <w:p w14:paraId="4F9100C8" w14:textId="77777777" w:rsidR="00FC11F0" w:rsidRDefault="00FC11F0" w:rsidP="00FC11F0">
      <w:pPr>
        <w:pStyle w:val="Heading2"/>
      </w:pPr>
      <w:r>
        <w:t>Model outputs</w:t>
      </w:r>
    </w:p>
    <w:p w14:paraId="08D7C8C2" w14:textId="7462FCC6" w:rsidR="00FC11F0" w:rsidRDefault="00FC11F0" w:rsidP="00FC11F0">
      <w:r w:rsidRPr="009D2EB8">
        <w:t xml:space="preserve">We collected timeseries for each of the </w:t>
      </w:r>
      <w:commentRangeStart w:id="19"/>
      <w:r>
        <w:t xml:space="preserve">49 </w:t>
      </w:r>
      <w:r w:rsidRPr="009D2EB8">
        <w:t xml:space="preserve">output variables </w:t>
      </w:r>
      <w:commentRangeEnd w:id="19"/>
      <w:r w:rsidR="00811606">
        <w:rPr>
          <w:rStyle w:val="CommentReference"/>
          <w:rFonts w:asciiTheme="minorHAnsi" w:hAnsiTheme="minorHAnsi"/>
        </w:rPr>
        <w:commentReference w:id="19"/>
      </w:r>
      <w:r w:rsidRPr="009D2EB8">
        <w:t xml:space="preserve">listed in </w:t>
      </w:r>
      <w:r w:rsidR="00286BC6">
        <w:fldChar w:fldCharType="begin"/>
      </w:r>
      <w:r w:rsidR="00286BC6">
        <w:instrText xml:space="preserve"> REF _Ref44072449 \h </w:instrText>
      </w:r>
      <w:r w:rsidR="00286BC6">
        <w:fldChar w:fldCharType="separate"/>
      </w:r>
      <w:r w:rsidR="00935F09">
        <w:t xml:space="preserve">Table </w:t>
      </w:r>
      <w:r w:rsidR="00935F09">
        <w:rPr>
          <w:noProof/>
        </w:rPr>
        <w:t>2</w:t>
      </w:r>
      <w:r w:rsidR="00286BC6">
        <w:fldChar w:fldCharType="end"/>
      </w:r>
      <w:r w:rsidRPr="009D2EB8">
        <w:t>. These variables are the key metrics that indicate progress from the pre-pilot stage to the full commercial stage of conversion-pathway development.</w:t>
      </w:r>
    </w:p>
    <w:p w14:paraId="593D749F" w14:textId="68378E56" w:rsidR="00FC11F0" w:rsidRDefault="00FC11F0" w:rsidP="00FC11F0">
      <w:pPr>
        <w:pStyle w:val="Caption"/>
        <w:keepNext/>
      </w:pPr>
      <w:bookmarkStart w:id="20" w:name="_Ref44072449"/>
      <w:r>
        <w:t xml:space="preserve">Table </w:t>
      </w:r>
      <w:r>
        <w:fldChar w:fldCharType="begin"/>
      </w:r>
      <w:r>
        <w:instrText>SEQ Table \* ARABIC</w:instrText>
      </w:r>
      <w:r>
        <w:fldChar w:fldCharType="separate"/>
      </w:r>
      <w:r w:rsidR="00935F09">
        <w:rPr>
          <w:noProof/>
        </w:rPr>
        <w:t>2</w:t>
      </w:r>
      <w:r>
        <w:fldChar w:fldCharType="end"/>
      </w:r>
      <w:bookmarkEnd w:id="20"/>
      <w:r>
        <w:t>. Output variables for which results were collected and analyzed.</w:t>
      </w:r>
    </w:p>
    <w:tbl>
      <w:tblPr>
        <w:tblStyle w:val="Table"/>
        <w:tblW w:w="5000" w:type="pct"/>
        <w:tblLook w:val="07C0" w:firstRow="0" w:lastRow="1" w:firstColumn="1" w:lastColumn="1" w:noHBand="1" w:noVBand="1"/>
      </w:tblPr>
      <w:tblGrid>
        <w:gridCol w:w="2340"/>
        <w:gridCol w:w="2340"/>
        <w:gridCol w:w="2340"/>
        <w:gridCol w:w="2340"/>
      </w:tblGrid>
      <w:tr w:rsidR="00FC11F0" w:rsidRPr="006018F3" w14:paraId="735F3291" w14:textId="77777777" w:rsidTr="00FC325A">
        <w:tc>
          <w:tcPr>
            <w:tcW w:w="1250" w:type="pct"/>
          </w:tcPr>
          <w:p w14:paraId="25AFCFC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bioproduct market share mass</w:t>
            </w:r>
          </w:p>
        </w:tc>
        <w:tc>
          <w:tcPr>
            <w:tcW w:w="1250" w:type="pct"/>
          </w:tcPr>
          <w:p w14:paraId="64C3D5B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current market size economic</w:t>
            </w:r>
          </w:p>
        </w:tc>
        <w:tc>
          <w:tcPr>
            <w:tcW w:w="1250" w:type="pct"/>
          </w:tcPr>
          <w:p w14:paraId="47EAE369"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current market size mass</w:t>
            </w:r>
          </w:p>
        </w:tc>
        <w:tc>
          <w:tcPr>
            <w:tcW w:w="1250" w:type="pct"/>
          </w:tcPr>
          <w:p w14:paraId="19231EB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long term market share</w:t>
            </w:r>
          </w:p>
        </w:tc>
      </w:tr>
      <w:tr w:rsidR="00FC11F0" w:rsidRPr="006018F3" w14:paraId="228691DE" w14:textId="77777777" w:rsidTr="00FC325A">
        <w:tc>
          <w:tcPr>
            <w:tcW w:w="1250" w:type="pct"/>
          </w:tcPr>
          <w:p w14:paraId="2623D2D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lastRenderedPageBreak/>
              <w:t>long term market value</w:t>
            </w:r>
          </w:p>
        </w:tc>
        <w:tc>
          <w:tcPr>
            <w:tcW w:w="1250" w:type="pct"/>
          </w:tcPr>
          <w:p w14:paraId="475B9CB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Adopters</w:t>
            </w:r>
          </w:p>
        </w:tc>
        <w:tc>
          <w:tcPr>
            <w:tcW w:w="1250" w:type="pct"/>
          </w:tcPr>
          <w:p w14:paraId="20986EA1" w14:textId="77777777" w:rsidR="00FC11F0" w:rsidRPr="006018F3" w:rsidRDefault="00FC11F0" w:rsidP="00FC325A">
            <w:pPr>
              <w:pStyle w:val="Compact"/>
              <w:spacing w:before="0" w:after="0"/>
              <w:rPr>
                <w:rFonts w:cstheme="minorHAnsi"/>
                <w:sz w:val="18"/>
                <w:szCs w:val="18"/>
              </w:rPr>
            </w:pPr>
            <w:proofErr w:type="spellStart"/>
            <w:r w:rsidRPr="006018F3">
              <w:rPr>
                <w:rFonts w:cstheme="minorHAnsi"/>
                <w:sz w:val="18"/>
                <w:szCs w:val="18"/>
              </w:rPr>
              <w:t>NonAdopters</w:t>
            </w:r>
            <w:proofErr w:type="spellEnd"/>
          </w:p>
        </w:tc>
        <w:tc>
          <w:tcPr>
            <w:tcW w:w="1250" w:type="pct"/>
          </w:tcPr>
          <w:p w14:paraId="12D8CEE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Potential Adopters</w:t>
            </w:r>
          </w:p>
        </w:tc>
      </w:tr>
      <w:tr w:rsidR="00FC11F0" w:rsidRPr="006018F3" w14:paraId="23C6DB6F" w14:textId="77777777" w:rsidTr="00FC325A">
        <w:tc>
          <w:tcPr>
            <w:tcW w:w="1250" w:type="pct"/>
          </w:tcPr>
          <w:p w14:paraId="1F96C79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abandoning bioproduct</w:t>
            </w:r>
          </w:p>
        </w:tc>
        <w:tc>
          <w:tcPr>
            <w:tcW w:w="1250" w:type="pct"/>
          </w:tcPr>
          <w:p w14:paraId="7673D2C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Cumulative Demoing Production</w:t>
            </w:r>
          </w:p>
        </w:tc>
        <w:tc>
          <w:tcPr>
            <w:tcW w:w="1250" w:type="pct"/>
          </w:tcPr>
          <w:p w14:paraId="546B18B4"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Cumulative Production</w:t>
            </w:r>
          </w:p>
        </w:tc>
        <w:tc>
          <w:tcPr>
            <w:tcW w:w="1250" w:type="pct"/>
          </w:tcPr>
          <w:p w14:paraId="2B9F9293" w14:textId="77777777" w:rsidR="00FC11F0" w:rsidRPr="006018F3" w:rsidRDefault="00FC11F0" w:rsidP="00FC325A">
            <w:pPr>
              <w:pStyle w:val="Compact"/>
              <w:spacing w:before="0" w:after="0"/>
              <w:rPr>
                <w:rFonts w:cstheme="minorHAnsi"/>
                <w:sz w:val="18"/>
                <w:szCs w:val="18"/>
              </w:rPr>
            </w:pPr>
            <w:proofErr w:type="spellStart"/>
            <w:r w:rsidRPr="006018F3">
              <w:rPr>
                <w:rFonts w:cstheme="minorHAnsi"/>
                <w:sz w:val="18"/>
                <w:szCs w:val="18"/>
              </w:rPr>
              <w:t>prepiloting</w:t>
            </w:r>
            <w:proofErr w:type="spellEnd"/>
          </w:p>
        </w:tc>
      </w:tr>
      <w:tr w:rsidR="00FC11F0" w:rsidRPr="006018F3" w14:paraId="07202026" w14:textId="77777777" w:rsidTr="00FC325A">
        <w:tc>
          <w:tcPr>
            <w:tcW w:w="1250" w:type="pct"/>
          </w:tcPr>
          <w:p w14:paraId="1EDCF67C"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 plant construction</w:t>
            </w:r>
          </w:p>
        </w:tc>
        <w:tc>
          <w:tcPr>
            <w:tcW w:w="1250" w:type="pct"/>
          </w:tcPr>
          <w:p w14:paraId="1DE8BFA0"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 plant is built</w:t>
            </w:r>
          </w:p>
        </w:tc>
        <w:tc>
          <w:tcPr>
            <w:tcW w:w="1250" w:type="pct"/>
          </w:tcPr>
          <w:p w14:paraId="050C290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startup piloting complete</w:t>
            </w:r>
          </w:p>
        </w:tc>
        <w:tc>
          <w:tcPr>
            <w:tcW w:w="1250" w:type="pct"/>
          </w:tcPr>
          <w:p w14:paraId="3E8ECB75"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piloting ongoing</w:t>
            </w:r>
          </w:p>
        </w:tc>
      </w:tr>
      <w:tr w:rsidR="00FC11F0" w:rsidRPr="006018F3" w14:paraId="7849AEDC" w14:textId="77777777" w:rsidTr="00FC325A">
        <w:tc>
          <w:tcPr>
            <w:tcW w:w="1250" w:type="pct"/>
          </w:tcPr>
          <w:p w14:paraId="767E00B5"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piloting progress</w:t>
            </w:r>
          </w:p>
        </w:tc>
        <w:tc>
          <w:tcPr>
            <w:tcW w:w="1250" w:type="pct"/>
          </w:tcPr>
          <w:p w14:paraId="5AEE14B7"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piloting complete</w:t>
            </w:r>
          </w:p>
        </w:tc>
        <w:tc>
          <w:tcPr>
            <w:tcW w:w="1250" w:type="pct"/>
          </w:tcPr>
          <w:p w14:paraId="7A9D9F25" w14:textId="77777777" w:rsidR="00FC11F0" w:rsidRPr="006018F3" w:rsidRDefault="00FC11F0" w:rsidP="00FC325A">
            <w:pPr>
              <w:pStyle w:val="Compact"/>
              <w:spacing w:before="0" w:after="0"/>
              <w:rPr>
                <w:rFonts w:cstheme="minorHAnsi"/>
                <w:sz w:val="18"/>
                <w:szCs w:val="18"/>
              </w:rPr>
            </w:pPr>
            <w:proofErr w:type="spellStart"/>
            <w:r w:rsidRPr="006018F3">
              <w:rPr>
                <w:rFonts w:cstheme="minorHAnsi"/>
                <w:sz w:val="18"/>
                <w:szCs w:val="18"/>
              </w:rPr>
              <w:t>predemoing</w:t>
            </w:r>
            <w:proofErr w:type="spellEnd"/>
          </w:p>
        </w:tc>
        <w:tc>
          <w:tcPr>
            <w:tcW w:w="1250" w:type="pct"/>
          </w:tcPr>
          <w:p w14:paraId="0BEF598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 plant construction</w:t>
            </w:r>
          </w:p>
        </w:tc>
      </w:tr>
      <w:tr w:rsidR="00FC11F0" w:rsidRPr="006018F3" w14:paraId="5B2FFCE7" w14:textId="77777777" w:rsidTr="00FC325A">
        <w:tc>
          <w:tcPr>
            <w:tcW w:w="1250" w:type="pct"/>
          </w:tcPr>
          <w:p w14:paraId="3DC61792"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 plant is built</w:t>
            </w:r>
          </w:p>
        </w:tc>
        <w:tc>
          <w:tcPr>
            <w:tcW w:w="1250" w:type="pct"/>
          </w:tcPr>
          <w:p w14:paraId="73831A5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regulatory process ongoing</w:t>
            </w:r>
          </w:p>
        </w:tc>
        <w:tc>
          <w:tcPr>
            <w:tcW w:w="1250" w:type="pct"/>
          </w:tcPr>
          <w:p w14:paraId="0797A2A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startup demoing completed</w:t>
            </w:r>
          </w:p>
        </w:tc>
        <w:tc>
          <w:tcPr>
            <w:tcW w:w="1250" w:type="pct"/>
          </w:tcPr>
          <w:p w14:paraId="5F47A91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demoing ongoing</w:t>
            </w:r>
          </w:p>
        </w:tc>
      </w:tr>
      <w:tr w:rsidR="00FC11F0" w:rsidRPr="006018F3" w14:paraId="3419BB1C" w14:textId="77777777" w:rsidTr="00FC325A">
        <w:tc>
          <w:tcPr>
            <w:tcW w:w="1250" w:type="pct"/>
          </w:tcPr>
          <w:p w14:paraId="5B06004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demoing progress</w:t>
            </w:r>
          </w:p>
        </w:tc>
        <w:tc>
          <w:tcPr>
            <w:tcW w:w="1250" w:type="pct"/>
          </w:tcPr>
          <w:p w14:paraId="1046C11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demoing complete</w:t>
            </w:r>
          </w:p>
        </w:tc>
        <w:tc>
          <w:tcPr>
            <w:tcW w:w="1250" w:type="pct"/>
          </w:tcPr>
          <w:p w14:paraId="056AB33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regulatory delay</w:t>
            </w:r>
          </w:p>
        </w:tc>
        <w:tc>
          <w:tcPr>
            <w:tcW w:w="1250" w:type="pct"/>
          </w:tcPr>
          <w:p w14:paraId="696A750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precommercial</w:t>
            </w:r>
          </w:p>
        </w:tc>
      </w:tr>
      <w:tr w:rsidR="00FC11F0" w:rsidRPr="006018F3" w14:paraId="6DA09C88" w14:textId="77777777" w:rsidTr="00FC325A">
        <w:tc>
          <w:tcPr>
            <w:tcW w:w="1250" w:type="pct"/>
          </w:tcPr>
          <w:p w14:paraId="5A2BE1E9"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commercial plant construction</w:t>
            </w:r>
          </w:p>
        </w:tc>
        <w:tc>
          <w:tcPr>
            <w:tcW w:w="1250" w:type="pct"/>
          </w:tcPr>
          <w:p w14:paraId="60867F16"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commercial plant is built</w:t>
            </w:r>
          </w:p>
        </w:tc>
        <w:tc>
          <w:tcPr>
            <w:tcW w:w="1250" w:type="pct"/>
          </w:tcPr>
          <w:p w14:paraId="22C647DC"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commercial plant operation</w:t>
            </w:r>
          </w:p>
        </w:tc>
        <w:tc>
          <w:tcPr>
            <w:tcW w:w="1250" w:type="pct"/>
          </w:tcPr>
          <w:p w14:paraId="2BBF86BC"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technology readiness level</w:t>
            </w:r>
          </w:p>
        </w:tc>
      </w:tr>
      <w:tr w:rsidR="00FC11F0" w:rsidRPr="006018F3" w14:paraId="1FB429D3" w14:textId="77777777" w:rsidTr="00FC325A">
        <w:tc>
          <w:tcPr>
            <w:tcW w:w="1250" w:type="pct"/>
          </w:tcPr>
          <w:p w14:paraId="45A1FD20"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stage in progress</w:t>
            </w:r>
          </w:p>
        </w:tc>
        <w:tc>
          <w:tcPr>
            <w:tcW w:w="1250" w:type="pct"/>
          </w:tcPr>
          <w:p w14:paraId="727887D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BS equity</w:t>
            </w:r>
          </w:p>
        </w:tc>
        <w:tc>
          <w:tcPr>
            <w:tcW w:w="1250" w:type="pct"/>
          </w:tcPr>
          <w:p w14:paraId="15014849"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payback period</w:t>
            </w:r>
          </w:p>
        </w:tc>
        <w:tc>
          <w:tcPr>
            <w:tcW w:w="1250" w:type="pct"/>
          </w:tcPr>
          <w:p w14:paraId="6D3EDD14"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NPV at required return</w:t>
            </w:r>
          </w:p>
        </w:tc>
      </w:tr>
      <w:tr w:rsidR="00FC11F0" w:rsidRPr="006018F3" w14:paraId="37EBF61A" w14:textId="77777777" w:rsidTr="00FC325A">
        <w:tc>
          <w:tcPr>
            <w:tcW w:w="1250" w:type="pct"/>
          </w:tcPr>
          <w:p w14:paraId="5DB54A4F"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profitability indicator</w:t>
            </w:r>
          </w:p>
        </w:tc>
        <w:tc>
          <w:tcPr>
            <w:tcW w:w="1250" w:type="pct"/>
          </w:tcPr>
          <w:p w14:paraId="0EF09D8E"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bioproduct favorability indicator</w:t>
            </w:r>
          </w:p>
        </w:tc>
        <w:tc>
          <w:tcPr>
            <w:tcW w:w="1250" w:type="pct"/>
          </w:tcPr>
          <w:p w14:paraId="3FD916CB"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long term selling price without green premium after market entry</w:t>
            </w:r>
          </w:p>
        </w:tc>
        <w:tc>
          <w:tcPr>
            <w:tcW w:w="1250" w:type="pct"/>
          </w:tcPr>
          <w:p w14:paraId="064C4B28"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approval cost</w:t>
            </w:r>
          </w:p>
        </w:tc>
      </w:tr>
      <w:tr w:rsidR="00FC11F0" w:rsidRPr="006018F3" w14:paraId="6293BB62" w14:textId="77777777" w:rsidTr="00FC325A">
        <w:tc>
          <w:tcPr>
            <w:tcW w:w="1250" w:type="pct"/>
          </w:tcPr>
          <w:p w14:paraId="724D229A"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approval time</w:t>
            </w:r>
          </w:p>
        </w:tc>
        <w:tc>
          <w:tcPr>
            <w:tcW w:w="1250" w:type="pct"/>
          </w:tcPr>
          <w:p w14:paraId="1435620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in business indicator</w:t>
            </w:r>
          </w:p>
        </w:tc>
        <w:tc>
          <w:tcPr>
            <w:tcW w:w="1250" w:type="pct"/>
          </w:tcPr>
          <w:p w14:paraId="5EFDCE80"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internal project cancelled indicator</w:t>
            </w:r>
          </w:p>
        </w:tc>
        <w:tc>
          <w:tcPr>
            <w:tcW w:w="1250" w:type="pct"/>
          </w:tcPr>
          <w:p w14:paraId="49E7F44B"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investing</w:t>
            </w:r>
          </w:p>
        </w:tc>
      </w:tr>
      <w:tr w:rsidR="00FC11F0" w:rsidRPr="006018F3" w14:paraId="7E115C12" w14:textId="77777777" w:rsidTr="00FC325A">
        <w:tc>
          <w:tcPr>
            <w:tcW w:w="1250" w:type="pct"/>
          </w:tcPr>
          <w:p w14:paraId="58888C25"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granting</w:t>
            </w:r>
          </w:p>
        </w:tc>
        <w:tc>
          <w:tcPr>
            <w:tcW w:w="1250" w:type="pct"/>
          </w:tcPr>
          <w:p w14:paraId="097556B7"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Government Grants</w:t>
            </w:r>
          </w:p>
        </w:tc>
        <w:tc>
          <w:tcPr>
            <w:tcW w:w="1250" w:type="pct"/>
          </w:tcPr>
          <w:p w14:paraId="758C53D7"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Total Investment</w:t>
            </w:r>
          </w:p>
        </w:tc>
        <w:tc>
          <w:tcPr>
            <w:tcW w:w="1250" w:type="pct"/>
          </w:tcPr>
          <w:p w14:paraId="23794323"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Working Capital</w:t>
            </w:r>
          </w:p>
        </w:tc>
      </w:tr>
      <w:tr w:rsidR="00FC11F0" w:rsidRPr="006018F3" w14:paraId="2EF39A17" w14:textId="77777777" w:rsidTr="00FC325A">
        <w:tc>
          <w:tcPr>
            <w:tcW w:w="1250" w:type="pct"/>
          </w:tcPr>
          <w:p w14:paraId="7B060DE1" w14:textId="77777777" w:rsidR="00FC11F0" w:rsidRPr="006018F3" w:rsidRDefault="00FC11F0" w:rsidP="00FC325A">
            <w:pPr>
              <w:pStyle w:val="Compact"/>
              <w:spacing w:before="0" w:after="0"/>
              <w:rPr>
                <w:rFonts w:cstheme="minorHAnsi"/>
                <w:sz w:val="18"/>
                <w:szCs w:val="18"/>
              </w:rPr>
            </w:pPr>
            <w:r w:rsidRPr="006018F3">
              <w:rPr>
                <w:rFonts w:cstheme="minorHAnsi"/>
                <w:sz w:val="18"/>
                <w:szCs w:val="18"/>
              </w:rPr>
              <w:t>IS production incentive</w:t>
            </w:r>
          </w:p>
        </w:tc>
        <w:tc>
          <w:tcPr>
            <w:tcW w:w="1250" w:type="pct"/>
          </w:tcPr>
          <w:p w14:paraId="324F6DF2" w14:textId="77777777" w:rsidR="00FC11F0" w:rsidRPr="006018F3" w:rsidRDefault="00FC11F0" w:rsidP="00FC325A">
            <w:pPr>
              <w:pStyle w:val="Compact"/>
              <w:spacing w:before="0" w:after="0"/>
              <w:rPr>
                <w:rFonts w:cstheme="minorHAnsi"/>
                <w:sz w:val="18"/>
                <w:szCs w:val="18"/>
              </w:rPr>
            </w:pPr>
          </w:p>
        </w:tc>
        <w:tc>
          <w:tcPr>
            <w:tcW w:w="1250" w:type="pct"/>
          </w:tcPr>
          <w:p w14:paraId="2C39A479" w14:textId="77777777" w:rsidR="00FC11F0" w:rsidRPr="006018F3" w:rsidRDefault="00FC11F0" w:rsidP="00FC325A">
            <w:pPr>
              <w:pStyle w:val="Compact"/>
              <w:spacing w:before="0" w:after="0"/>
              <w:rPr>
                <w:rFonts w:cstheme="minorHAnsi"/>
                <w:sz w:val="18"/>
                <w:szCs w:val="18"/>
              </w:rPr>
            </w:pPr>
          </w:p>
        </w:tc>
        <w:tc>
          <w:tcPr>
            <w:tcW w:w="1250" w:type="pct"/>
          </w:tcPr>
          <w:p w14:paraId="3A677B57" w14:textId="77777777" w:rsidR="00FC11F0" w:rsidRPr="006018F3" w:rsidRDefault="00FC11F0" w:rsidP="00FC325A">
            <w:pPr>
              <w:pStyle w:val="Compact"/>
              <w:spacing w:before="0" w:after="0"/>
              <w:rPr>
                <w:rFonts w:cstheme="minorHAnsi"/>
                <w:sz w:val="18"/>
                <w:szCs w:val="18"/>
              </w:rPr>
            </w:pPr>
          </w:p>
        </w:tc>
      </w:tr>
    </w:tbl>
    <w:p w14:paraId="526B23E5" w14:textId="1FA2B19A" w:rsidR="00FC11F0" w:rsidRDefault="00FC11F0" w:rsidP="00FC11F0"/>
    <w:p w14:paraId="3F841E29" w14:textId="153F4E1A" w:rsidR="00D43C2C" w:rsidRDefault="00D43C2C" w:rsidP="00D43C2C">
      <w:pPr>
        <w:pStyle w:val="Heading2"/>
        <w:rPr>
          <w:ins w:id="21" w:author="Bush, Brian" w:date="2020-09-13T19:38:00Z"/>
        </w:rPr>
      </w:pPr>
      <w:r>
        <w:t>Base cases</w:t>
      </w:r>
    </w:p>
    <w:p w14:paraId="38A3E615" w14:textId="5D31D6D2" w:rsidR="00732BC2" w:rsidRPr="007079E0" w:rsidRDefault="00732BC2" w:rsidP="00732BC2">
      <w:pPr>
        <w:pPrChange w:id="22" w:author="Bush, Brian" w:date="2020-09-13T19:38:00Z">
          <w:pPr>
            <w:pStyle w:val="Heading2"/>
          </w:pPr>
        </w:pPrChange>
      </w:pPr>
      <w:ins w:id="23" w:author="Bush, Brian" w:date="2020-09-13T19:38:00Z">
        <w:r>
          <w:fldChar w:fldCharType="begin"/>
        </w:r>
        <w:r>
          <w:instrText xml:space="preserve"> REF _Ref50918339 \h </w:instrText>
        </w:r>
      </w:ins>
      <w:r>
        <w:fldChar w:fldCharType="separate"/>
      </w:r>
      <w:ins w:id="24" w:author="Bush, Brian" w:date="2020-09-13T20:40:00Z">
        <w:r w:rsidR="00935F09">
          <w:t xml:space="preserve">Figure </w:t>
        </w:r>
        <w:r w:rsidR="00935F09">
          <w:rPr>
            <w:noProof/>
          </w:rPr>
          <w:t>5</w:t>
        </w:r>
      </w:ins>
      <w:ins w:id="25" w:author="Bush, Brian" w:date="2020-09-13T19:38:00Z">
        <w:r>
          <w:fldChar w:fldCharType="end"/>
        </w:r>
      </w:ins>
      <w:ins w:id="26" w:author="Bush, Brian" w:date="2020-09-13T19:39:00Z">
        <w:r>
          <w:t xml:space="preserve"> illustrates the growth of cumulative bioproduct production over time for the four base cases</w:t>
        </w:r>
      </w:ins>
      <w:ins w:id="27" w:author="Bush, Brian" w:date="2020-09-13T19:40:00Z">
        <w:r>
          <w:t xml:space="preserve"> using 100 </w:t>
        </w:r>
      </w:ins>
      <w:ins w:id="28" w:author="Bush, Brian" w:date="2020-09-13T19:39:00Z">
        <w:r>
          <w:t>different random number seeds</w:t>
        </w:r>
      </w:ins>
      <w:ins w:id="29" w:author="Bush, Brian" w:date="2020-09-13T19:40:00Z">
        <w:r>
          <w:t xml:space="preserve"> for each case. These results indicate the strong sto</w:t>
        </w:r>
      </w:ins>
      <w:ins w:id="30" w:author="Bush, Brian" w:date="2020-09-13T19:41:00Z">
        <w:r>
          <w:t>chasticity in the model and the need to run multiple repetitions, with different random-number seeds, of any scenario under investigation:</w:t>
        </w:r>
      </w:ins>
      <w:ins w:id="31" w:author="Bush, Brian" w:date="2020-09-13T19:42:00Z">
        <w:r>
          <w:t xml:space="preserve"> summary metrics such as cumulative output vary widely among repetitions, and the randomness can make the difference between a project no</w:t>
        </w:r>
      </w:ins>
      <w:ins w:id="32" w:author="Bush, Brian" w:date="2020-09-13T19:43:00Z">
        <w:r>
          <w:t>t proceeding past the piloting stage versus progression to commercialization.</w:t>
        </w:r>
      </w:ins>
      <w:ins w:id="33" w:author="Bush, Brian" w:date="2020-09-13T19:44:00Z">
        <w:r>
          <w:t xml:space="preserve"> </w:t>
        </w:r>
      </w:ins>
      <w:ins w:id="34" w:author="Bush, Brian" w:date="2020-09-13T19:55:00Z">
        <w:r w:rsidR="007079E0">
          <w:t xml:space="preserve">The most significant conclusion here is than one cannot make system-level inferences in the BTD model without running ensembles of a least a dozen or so random-number seeds. </w:t>
        </w:r>
      </w:ins>
      <w:ins w:id="35" w:author="Bush, Brian" w:date="2020-09-13T19:44:00Z">
        <w:r>
          <w:t xml:space="preserve">One also sees that market scale (commodity versus niche) has a much greater impact than </w:t>
        </w:r>
      </w:ins>
      <w:ins w:id="36" w:author="Bush, Brian" w:date="2020-09-13T19:45:00Z">
        <w:r w:rsidR="00811606">
          <w:t>replacement type (advantaged versus direct). Bioproducts for niche markets</w:t>
        </w:r>
      </w:ins>
      <w:ins w:id="37" w:author="Bush, Brian" w:date="2020-09-13T19:46:00Z">
        <w:r w:rsidR="00811606">
          <w:t xml:space="preserve"> have a greater propensity to achieve commercialization</w:t>
        </w:r>
      </w:ins>
      <w:ins w:id="38" w:author="Bush, Brian" w:date="2020-09-13T19:47:00Z">
        <w:r w:rsidR="00811606">
          <w:t xml:space="preserve"> than do ones for commodity markets.</w:t>
        </w:r>
      </w:ins>
    </w:p>
    <w:p w14:paraId="047C9573" w14:textId="77777777" w:rsidR="00732BC2" w:rsidRDefault="00D43C2C" w:rsidP="00732BC2">
      <w:pPr>
        <w:keepNext/>
        <w:rPr>
          <w:ins w:id="39" w:author="Bush, Brian" w:date="2020-09-13T19:35:00Z"/>
        </w:rPr>
      </w:pPr>
      <w:commentRangeStart w:id="40"/>
      <w:commentRangeEnd w:id="40"/>
      <w:r>
        <w:rPr>
          <w:rStyle w:val="CommentReference"/>
          <w:rFonts w:asciiTheme="minorHAnsi" w:hAnsiTheme="minorHAnsi"/>
        </w:rPr>
        <w:lastRenderedPageBreak/>
        <w:commentReference w:id="40"/>
      </w:r>
      <w:ins w:id="41" w:author="Bush, Brian" w:date="2020-09-13T19:35:00Z">
        <w:r w:rsidR="00732BC2">
          <w:rPr>
            <w:noProof/>
          </w:rPr>
          <w:drawing>
            <wp:inline distT="0" distB="0" distL="0" distR="0" wp14:anchorId="0C9DFDBC" wp14:editId="241BBFDC">
              <wp:extent cx="4114808" cy="4114808"/>
              <wp:effectExtent l="0" t="0" r="0" b="0"/>
              <wp:docPr id="18" name="Picture 1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text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8" cy="4114808"/>
                      </a:xfrm>
                      <a:prstGeom prst="rect">
                        <a:avLst/>
                      </a:prstGeom>
                    </pic:spPr>
                  </pic:pic>
                </a:graphicData>
              </a:graphic>
            </wp:inline>
          </w:drawing>
        </w:r>
        <w:r w:rsidR="00732BC2">
          <w:rPr>
            <w:noProof/>
          </w:rPr>
          <w:drawing>
            <wp:inline distT="0" distB="0" distL="0" distR="0" wp14:anchorId="579C14FD" wp14:editId="19DE2559">
              <wp:extent cx="1438275" cy="4114157"/>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2792" cy="4127078"/>
                      </a:xfrm>
                      <a:prstGeom prst="rect">
                        <a:avLst/>
                      </a:prstGeom>
                    </pic:spPr>
                  </pic:pic>
                </a:graphicData>
              </a:graphic>
            </wp:inline>
          </w:drawing>
        </w:r>
      </w:ins>
    </w:p>
    <w:p w14:paraId="3A7E2023" w14:textId="28DE9CFF" w:rsidR="00732BC2" w:rsidRDefault="00732BC2" w:rsidP="00732BC2">
      <w:pPr>
        <w:pStyle w:val="Caption"/>
        <w:rPr>
          <w:ins w:id="42" w:author="Bush, Brian" w:date="2020-09-13T19:35:00Z"/>
        </w:rPr>
      </w:pPr>
      <w:bookmarkStart w:id="43" w:name="_Ref50918339"/>
      <w:ins w:id="44" w:author="Bush, Brian" w:date="2020-09-13T19:35:00Z">
        <w:r>
          <w:t xml:space="preserve">Figure </w:t>
        </w:r>
        <w:r>
          <w:fldChar w:fldCharType="begin"/>
        </w:r>
        <w:r>
          <w:instrText>SEQ Figure \* ARABIC</w:instrText>
        </w:r>
        <w:r>
          <w:fldChar w:fldCharType="separate"/>
        </w:r>
      </w:ins>
      <w:ins w:id="45" w:author="Bush, Brian" w:date="2020-09-13T20:40:00Z">
        <w:r w:rsidR="00935F09">
          <w:rPr>
            <w:noProof/>
          </w:rPr>
          <w:t>5</w:t>
        </w:r>
      </w:ins>
      <w:ins w:id="46" w:author="Bush, Brian" w:date="2020-09-13T19:35:00Z">
        <w:r>
          <w:fldChar w:fldCharType="end"/>
        </w:r>
        <w:bookmarkEnd w:id="43"/>
        <w:r>
          <w:t xml:space="preserve">. Cumulative production as a function of time for direct and performance-advantaged bioproducts in niche and commodity markets. Each line represents one of the </w:t>
        </w:r>
      </w:ins>
      <w:ins w:id="47" w:author="Bush, Brian" w:date="2020-09-13T19:36:00Z">
        <w:r>
          <w:t>100</w:t>
        </w:r>
      </w:ins>
      <w:ins w:id="48" w:author="Bush, Brian" w:date="2020-09-13T19:35:00Z">
        <w:r>
          <w:t xml:space="preserve"> simulations</w:t>
        </w:r>
      </w:ins>
      <w:ins w:id="49" w:author="Bush, Brian" w:date="2020-09-13T19:36:00Z">
        <w:r>
          <w:t xml:space="preserve"> using different random-number </w:t>
        </w:r>
        <w:commentRangeStart w:id="50"/>
        <w:r>
          <w:t>seeds</w:t>
        </w:r>
        <w:commentRangeEnd w:id="50"/>
        <w:r>
          <w:rPr>
            <w:rStyle w:val="CommentReference"/>
            <w:rFonts w:asciiTheme="minorHAnsi" w:hAnsiTheme="minorHAnsi"/>
            <w:bCs w:val="0"/>
          </w:rPr>
          <w:commentReference w:id="50"/>
        </w:r>
      </w:ins>
      <w:ins w:id="51" w:author="Bush, Brian" w:date="2020-09-13T19:35:00Z">
        <w:r>
          <w:t>.</w:t>
        </w:r>
      </w:ins>
    </w:p>
    <w:p w14:paraId="4C7CD93B" w14:textId="13A3C3DF" w:rsidR="00D43C2C" w:rsidRPr="009D2EB8" w:rsidRDefault="00D43C2C" w:rsidP="00FC11F0"/>
    <w:p w14:paraId="222E79FA" w14:textId="5FA4D54C" w:rsidR="00FC11F0" w:rsidDel="00263E6D" w:rsidRDefault="210098F5" w:rsidP="00FC11F0">
      <w:pPr>
        <w:pStyle w:val="Heading2"/>
        <w:rPr>
          <w:ins w:id="52" w:author="Brian W Bush" w:date="2020-09-02T17:08:00Z"/>
          <w:del w:id="53" w:author="Bush, Brian" w:date="2020-09-13T19:32:00Z"/>
        </w:rPr>
      </w:pPr>
      <w:commentRangeStart w:id="54"/>
      <w:commentRangeStart w:id="55"/>
      <w:commentRangeStart w:id="56"/>
      <w:ins w:id="57" w:author="Brian W Bush" w:date="2020-09-02T17:08:00Z">
        <w:del w:id="58" w:author="Bush, Brian" w:date="2020-09-13T19:32:00Z">
          <w:r w:rsidDel="00263E6D">
            <w:delText>Effect</w:delText>
          </w:r>
        </w:del>
      </w:ins>
      <w:commentRangeEnd w:id="54"/>
      <w:del w:id="59" w:author="Bush, Brian" w:date="2020-09-13T19:32:00Z">
        <w:r w:rsidR="00263E6D" w:rsidDel="00263E6D">
          <w:rPr>
            <w:rStyle w:val="CommentReference"/>
            <w:rFonts w:asciiTheme="minorHAnsi" w:eastAsiaTheme="minorHAnsi" w:hAnsiTheme="minorHAnsi" w:cstheme="minorBidi"/>
            <w:color w:val="auto"/>
          </w:rPr>
          <w:commentReference w:id="54"/>
        </w:r>
      </w:del>
      <w:ins w:id="60" w:author="Brian W Bush" w:date="2020-09-02T17:08:00Z">
        <w:del w:id="61" w:author="Bush, Brian" w:date="2020-09-13T19:32:00Z">
          <w:r w:rsidDel="00263E6D">
            <w:delText xml:space="preserve"> of random number seed</w:delText>
          </w:r>
        </w:del>
      </w:ins>
    </w:p>
    <w:p w14:paraId="31D16ECC" w14:textId="2AEE4FCD" w:rsidR="00FC11F0" w:rsidRDefault="210098F5" w:rsidP="00FC11F0">
      <w:pPr>
        <w:pStyle w:val="Heading2"/>
        <w:rPr>
          <w:ins w:id="62" w:author="Brian W Bush" w:date="2020-09-02T17:08:00Z"/>
        </w:rPr>
      </w:pPr>
      <w:ins w:id="63" w:author="Brian W Bush" w:date="2020-09-02T17:08:00Z">
        <w:r>
          <w:t>Tornado diagram</w:t>
        </w:r>
      </w:ins>
      <w:commentRangeEnd w:id="55"/>
      <w:r w:rsidR="00263E6D">
        <w:rPr>
          <w:rStyle w:val="CommentReference"/>
          <w:rFonts w:asciiTheme="minorHAnsi" w:eastAsiaTheme="minorHAnsi" w:hAnsiTheme="minorHAnsi" w:cstheme="minorBidi"/>
          <w:color w:val="auto"/>
        </w:rPr>
        <w:commentReference w:id="55"/>
      </w:r>
      <w:commentRangeEnd w:id="56"/>
      <w:r w:rsidR="00811606">
        <w:rPr>
          <w:rStyle w:val="CommentReference"/>
          <w:rFonts w:asciiTheme="minorHAnsi" w:eastAsiaTheme="minorHAnsi" w:hAnsiTheme="minorHAnsi" w:cstheme="minorBidi"/>
          <w:color w:val="auto"/>
        </w:rPr>
        <w:commentReference w:id="56"/>
      </w:r>
    </w:p>
    <w:p w14:paraId="734CE33A" w14:textId="17722F8A" w:rsidR="00FC11F0" w:rsidRDefault="210098F5" w:rsidP="00FC11F0">
      <w:pPr>
        <w:pStyle w:val="Heading2"/>
      </w:pPr>
      <w:r>
        <w:t>One-at-a-Time experiment</w:t>
      </w:r>
    </w:p>
    <w:p w14:paraId="6B0911F3" w14:textId="44A4E968" w:rsidR="007079E0" w:rsidRDefault="00286BC6" w:rsidP="00FC11F0">
      <w:pPr>
        <w:rPr>
          <w:ins w:id="64" w:author="Bush, Brian" w:date="2020-09-13T19:56:00Z"/>
        </w:rPr>
      </w:pPr>
      <w:r>
        <w:fldChar w:fldCharType="begin"/>
      </w:r>
      <w:r>
        <w:instrText xml:space="preserve"> REF _Ref44072541 \h </w:instrText>
      </w:r>
      <w:r>
        <w:fldChar w:fldCharType="separate"/>
      </w:r>
      <w:ins w:id="65" w:author="Bush, Brian" w:date="2020-09-13T20:40:00Z">
        <w:r w:rsidR="00935F09">
          <w:t xml:space="preserve">Figure </w:t>
        </w:r>
        <w:r w:rsidR="00935F09">
          <w:rPr>
            <w:noProof/>
          </w:rPr>
          <w:t>6</w:t>
        </w:r>
      </w:ins>
      <w:del w:id="66" w:author="Bush, Brian" w:date="2020-09-13T19:56:00Z">
        <w:r w:rsidR="00263E6D" w:rsidDel="007079E0">
          <w:delText xml:space="preserve">Figure </w:delText>
        </w:r>
        <w:r w:rsidR="00263E6D" w:rsidDel="007079E0">
          <w:rPr>
            <w:noProof/>
          </w:rPr>
          <w:delText>5</w:delText>
        </w:r>
      </w:del>
      <w:r>
        <w:fldChar w:fldCharType="end"/>
      </w:r>
      <w:r w:rsidR="00FC11F0" w:rsidRPr="009D2EB8">
        <w:t xml:space="preserve"> shows the </w:t>
      </w:r>
      <w:r w:rsidR="00FC11F0">
        <w:t>technology readiness level (TRL)</w:t>
      </w:r>
      <w:r w:rsidR="00FC11F0" w:rsidRPr="009D2EB8">
        <w:t xml:space="preserve"> trajectories for the OAT experiment</w:t>
      </w:r>
      <w:r w:rsidR="00FC11F0">
        <w:t>: most simulations remain at TRL 6 in 2050, but a small number progress through TRL 7 and 8 all the way to commercial viability at TRL 9.</w:t>
      </w:r>
      <w:r w:rsidR="008A194A">
        <w:t xml:space="preserve"> </w:t>
      </w:r>
      <w:ins w:id="67" w:author="Bush, Brian" w:date="2020-09-13T19:56:00Z">
        <w:r w:rsidR="007079E0">
          <w:t>This highlights that the model exhi</w:t>
        </w:r>
      </w:ins>
      <w:ins w:id="68" w:author="Bush, Brian" w:date="2020-09-13T19:57:00Z">
        <w:r w:rsidR="007079E0">
          <w:t>bits the “Valley of Death” behavior where projects have difficulty moving beyond the piloting stage to full commercial readiness.</w:t>
        </w:r>
      </w:ins>
    </w:p>
    <w:p w14:paraId="67B61C82" w14:textId="42CEDC8C" w:rsidR="00FC11F0" w:rsidRDefault="00FC11F0" w:rsidP="00FC11F0">
      <w:r>
        <w:t xml:space="preserve">In elementary-effects analysis </w:t>
      </w:r>
      <w:sdt>
        <w:sdtPr>
          <w:id w:val="1414279343"/>
          <w:citation/>
        </w:sdtPr>
        <w:sdtContent>
          <w:r w:rsidR="00386E1A">
            <w:fldChar w:fldCharType="begin"/>
          </w:r>
          <w:r w:rsidR="00386E1A">
            <w:instrText xml:space="preserve"> CITATION Sal04 \l 1033 </w:instrText>
          </w:r>
          <w:r w:rsidR="00386E1A">
            <w:fldChar w:fldCharType="separate"/>
          </w:r>
          <w:r w:rsidR="00935F09">
            <w:rPr>
              <w:noProof/>
            </w:rPr>
            <w:t>(Saltelli, Tarantola, Campolongo, &amp; Ratto, 2004)</w:t>
          </w:r>
          <w:r w:rsidR="00386E1A">
            <w:fldChar w:fldCharType="end"/>
          </w:r>
        </w:sdtContent>
      </w:sdt>
      <w:r>
        <w:t xml:space="preserve">, statistics called “mu-star” and “sigma” are computed to measure the influence of an input variable upon an output variable. </w:t>
      </w:r>
      <w:r w:rsidR="00286BC6">
        <w:fldChar w:fldCharType="begin"/>
      </w:r>
      <w:r w:rsidR="00286BC6">
        <w:instrText xml:space="preserve"> REF _Ref20317116 \h </w:instrText>
      </w:r>
      <w:r w:rsidR="00286BC6">
        <w:fldChar w:fldCharType="separate"/>
      </w:r>
      <w:ins w:id="69" w:author="Bush, Brian" w:date="2020-09-13T20:40:00Z">
        <w:r w:rsidR="00935F09">
          <w:t xml:space="preserve">Figure </w:t>
        </w:r>
        <w:r w:rsidR="00935F09">
          <w:rPr>
            <w:noProof/>
          </w:rPr>
          <w:t>7</w:t>
        </w:r>
      </w:ins>
      <w:del w:id="70" w:author="Bush, Brian" w:date="2020-09-13T19:56:00Z">
        <w:r w:rsidR="00263E6D" w:rsidDel="007079E0">
          <w:delText xml:space="preserve">Figure </w:delText>
        </w:r>
        <w:r w:rsidR="00263E6D" w:rsidDel="007079E0">
          <w:rPr>
            <w:noProof/>
          </w:rPr>
          <w:delText>6</w:delText>
        </w:r>
      </w:del>
      <w:r w:rsidR="00286BC6">
        <w:fldChar w:fldCharType="end"/>
      </w:r>
      <w:r w:rsidR="00286BC6">
        <w:t xml:space="preserve"> and </w:t>
      </w:r>
      <w:r w:rsidR="00286BC6">
        <w:fldChar w:fldCharType="begin"/>
      </w:r>
      <w:r w:rsidR="00286BC6">
        <w:instrText xml:space="preserve"> REF _Ref20317131 \h </w:instrText>
      </w:r>
      <w:r w:rsidR="00286BC6">
        <w:fldChar w:fldCharType="separate"/>
      </w:r>
      <w:ins w:id="71" w:author="Bush, Brian" w:date="2020-09-13T20:40:00Z">
        <w:r w:rsidR="00935F09">
          <w:t xml:space="preserve">Figure </w:t>
        </w:r>
        <w:r w:rsidR="00935F09">
          <w:rPr>
            <w:noProof/>
          </w:rPr>
          <w:t>8</w:t>
        </w:r>
      </w:ins>
      <w:del w:id="72" w:author="Bush, Brian" w:date="2020-09-13T19:56:00Z">
        <w:r w:rsidR="00263E6D" w:rsidDel="007079E0">
          <w:delText xml:space="preserve">Figure </w:delText>
        </w:r>
        <w:r w:rsidR="00263E6D" w:rsidDel="007079E0">
          <w:rPr>
            <w:noProof/>
          </w:rPr>
          <w:delText>7</w:delText>
        </w:r>
      </w:del>
      <w:r w:rsidR="00286BC6">
        <w:fldChar w:fldCharType="end"/>
      </w:r>
      <w:r>
        <w:t xml:space="preserve"> show the values of these statistics for </w:t>
      </w:r>
      <w:ins w:id="73" w:author="Bush, Brian" w:date="2020-09-13T19:58:00Z">
        <w:r w:rsidR="007079E0">
          <w:t xml:space="preserve">thematic groups of input and output variables in </w:t>
        </w:r>
      </w:ins>
      <w:r>
        <w:t>the OAT experiment.</w:t>
      </w:r>
      <w:ins w:id="74" w:author="Bush, Brian" w:date="2020-09-13T19:58:00Z">
        <w:r w:rsidR="007079E0">
          <w:t xml:space="preserve"> (</w:t>
        </w:r>
      </w:ins>
      <w:ins w:id="75" w:author="Bush, Brian" w:date="2020-09-13T19:59:00Z">
        <w:r w:rsidR="007079E0">
          <w:fldChar w:fldCharType="begin"/>
        </w:r>
        <w:r w:rsidR="007079E0">
          <w:instrText xml:space="preserve"> REF _Ref50919564 \h </w:instrText>
        </w:r>
      </w:ins>
      <w:r w:rsidR="007079E0">
        <w:fldChar w:fldCharType="separate"/>
      </w:r>
      <w:ins w:id="76" w:author="Bush, Brian" w:date="2020-09-13T20:40:00Z">
        <w:r w:rsidR="00935F09">
          <w:t xml:space="preserve">Figure </w:t>
        </w:r>
        <w:r w:rsidR="00935F09">
          <w:rPr>
            <w:noProof/>
          </w:rPr>
          <w:t>14</w:t>
        </w:r>
      </w:ins>
      <w:ins w:id="77" w:author="Bush, Brian" w:date="2020-09-13T19:59:00Z">
        <w:r w:rsidR="007079E0">
          <w:fldChar w:fldCharType="end"/>
        </w:r>
        <w:r w:rsidR="007079E0">
          <w:t xml:space="preserve"> and </w:t>
        </w:r>
        <w:r w:rsidR="007079E0">
          <w:fldChar w:fldCharType="begin"/>
        </w:r>
        <w:r w:rsidR="007079E0">
          <w:instrText xml:space="preserve"> REF _Ref50919569 \h </w:instrText>
        </w:r>
      </w:ins>
      <w:r w:rsidR="007079E0">
        <w:fldChar w:fldCharType="separate"/>
      </w:r>
      <w:ins w:id="78" w:author="Bush, Brian" w:date="2020-09-13T20:40:00Z">
        <w:r w:rsidR="00935F09">
          <w:t xml:space="preserve">Figure </w:t>
        </w:r>
        <w:r w:rsidR="00935F09">
          <w:rPr>
            <w:noProof/>
          </w:rPr>
          <w:t>15</w:t>
        </w:r>
      </w:ins>
      <w:ins w:id="79" w:author="Bush, Brian" w:date="2020-09-13T19:59:00Z">
        <w:r w:rsidR="007079E0">
          <w:fldChar w:fldCharType="end"/>
        </w:r>
        <w:r w:rsidR="007079E0">
          <w:t xml:space="preserve"> in the Appendix provide the full results on a variable-by-variable basis in steady of a </w:t>
        </w:r>
      </w:ins>
      <w:ins w:id="80" w:author="Bush, Brian" w:date="2020-09-13T20:00:00Z">
        <w:r w:rsidR="007079E0">
          <w:t xml:space="preserve">category-by-category one. The input and output categorizations are </w:t>
        </w:r>
      </w:ins>
      <w:ins w:id="81" w:author="Bush, Brian" w:date="2020-09-13T20:01:00Z">
        <w:r w:rsidR="007079E0">
          <w:t xml:space="preserve">respectively </w:t>
        </w:r>
      </w:ins>
      <w:ins w:id="82" w:author="Bush, Brian" w:date="2020-09-13T20:00:00Z">
        <w:r w:rsidR="007079E0">
          <w:t xml:space="preserve">defined in </w:t>
        </w:r>
        <w:r w:rsidR="007079E0">
          <w:fldChar w:fldCharType="begin"/>
        </w:r>
        <w:r w:rsidR="007079E0">
          <w:instrText xml:space="preserve"> REF _Ref50919667 \h </w:instrText>
        </w:r>
      </w:ins>
      <w:r w:rsidR="007079E0">
        <w:fldChar w:fldCharType="separate"/>
      </w:r>
      <w:ins w:id="83" w:author="Bush, Brian" w:date="2020-09-13T20:40:00Z">
        <w:r w:rsidR="00935F09">
          <w:t xml:space="preserve">Table </w:t>
        </w:r>
        <w:r w:rsidR="00935F09">
          <w:rPr>
            <w:noProof/>
          </w:rPr>
          <w:t>4</w:t>
        </w:r>
      </w:ins>
      <w:ins w:id="84" w:author="Bush, Brian" w:date="2020-09-13T20:00:00Z">
        <w:r w:rsidR="007079E0">
          <w:fldChar w:fldCharType="end"/>
        </w:r>
        <w:r w:rsidR="007079E0">
          <w:t xml:space="preserve"> </w:t>
        </w:r>
      </w:ins>
      <w:ins w:id="85" w:author="Bush, Brian" w:date="2020-09-13T20:01:00Z">
        <w:r w:rsidR="007079E0">
          <w:t xml:space="preserve">and </w:t>
        </w:r>
      </w:ins>
      <w:ins w:id="86" w:author="Bush, Brian" w:date="2020-09-13T20:00:00Z">
        <w:r w:rsidR="007079E0">
          <w:lastRenderedPageBreak/>
          <w:fldChar w:fldCharType="begin"/>
        </w:r>
        <w:r w:rsidR="007079E0">
          <w:instrText xml:space="preserve"> REF _Ref50919669 \h </w:instrText>
        </w:r>
      </w:ins>
      <w:r w:rsidR="007079E0">
        <w:fldChar w:fldCharType="separate"/>
      </w:r>
      <w:ins w:id="87" w:author="Bush, Brian" w:date="2020-09-13T20:40:00Z">
        <w:r w:rsidR="00935F09">
          <w:t xml:space="preserve">Table </w:t>
        </w:r>
        <w:r w:rsidR="00935F09">
          <w:rPr>
            <w:noProof/>
          </w:rPr>
          <w:t>5</w:t>
        </w:r>
      </w:ins>
      <w:ins w:id="88" w:author="Bush, Brian" w:date="2020-09-13T20:00:00Z">
        <w:r w:rsidR="007079E0">
          <w:fldChar w:fldCharType="end"/>
        </w:r>
      </w:ins>
      <w:ins w:id="89" w:author="Bush, Brian" w:date="2020-09-13T20:01:00Z">
        <w:r w:rsidR="007079E0">
          <w:t xml:space="preserve"> of the Appendix.</w:t>
        </w:r>
      </w:ins>
      <w:ins w:id="90" w:author="Bush, Brian" w:date="2020-09-13T19:58:00Z">
        <w:r w:rsidR="007079E0">
          <w:t>)</w:t>
        </w:r>
      </w:ins>
      <w:del w:id="91" w:author="Bush, Brian" w:date="2020-09-13T20:26:00Z">
        <w:r w:rsidDel="00B873BE">
          <w:delText xml:space="preserve"> </w:delText>
        </w:r>
        <w:r w:rsidR="00286BC6" w:rsidDel="00B873BE">
          <w:fldChar w:fldCharType="begin"/>
        </w:r>
        <w:r w:rsidR="00286BC6" w:rsidDel="00B873BE">
          <w:delInstrText xml:space="preserve"> REF _Ref44072702 \h </w:delInstrText>
        </w:r>
        <w:r w:rsidR="00286BC6" w:rsidDel="00B873BE">
          <w:fldChar w:fldCharType="separate"/>
        </w:r>
        <w:r w:rsidR="007079E0" w:rsidDel="00B873BE">
          <w:delText xml:space="preserve">Table </w:delText>
        </w:r>
        <w:r w:rsidR="007079E0" w:rsidDel="00B873BE">
          <w:rPr>
            <w:noProof/>
          </w:rPr>
          <w:delText>3</w:delText>
        </w:r>
        <w:r w:rsidR="00286BC6" w:rsidDel="00B873BE">
          <w:fldChar w:fldCharType="end"/>
        </w:r>
        <w:r w:rsidDel="00B873BE">
          <w:delText xml:space="preserve"> ranks those influences.</w:delText>
        </w:r>
      </w:del>
      <w:r>
        <w:t xml:space="preserve"> Combing these results with modelers’ judgment on the importance of input variables, we arrive </w:t>
      </w:r>
      <w:ins w:id="92" w:author="Bush, Brian" w:date="2020-09-13T20:27:00Z">
        <w:r w:rsidR="00B873BE">
          <w:t xml:space="preserve">in </w:t>
        </w:r>
        <w:r w:rsidR="00B873BE">
          <w:fldChar w:fldCharType="begin"/>
        </w:r>
        <w:r w:rsidR="00B873BE">
          <w:instrText xml:space="preserve"> REF _Ref44072702 \h </w:instrText>
        </w:r>
      </w:ins>
      <w:r w:rsidR="00B873BE">
        <w:fldChar w:fldCharType="separate"/>
      </w:r>
      <w:ins w:id="93" w:author="Bush, Brian" w:date="2020-09-13T20:40:00Z">
        <w:r w:rsidR="00935F09">
          <w:t xml:space="preserve">Table </w:t>
        </w:r>
        <w:r w:rsidR="00935F09">
          <w:rPr>
            <w:noProof/>
          </w:rPr>
          <w:t>3</w:t>
        </w:r>
      </w:ins>
      <w:ins w:id="94" w:author="Bush, Brian" w:date="2020-09-13T20:27:00Z">
        <w:r w:rsidR="00B873BE">
          <w:fldChar w:fldCharType="end"/>
        </w:r>
      </w:ins>
      <w:r>
        <w:t xml:space="preserve">at the </w:t>
      </w:r>
      <w:del w:id="95" w:author="Bush, Brian" w:date="2020-09-13T20:27:00Z">
        <w:r w:rsidDel="00B873BE">
          <w:delText xml:space="preserve">following </w:delText>
        </w:r>
      </w:del>
      <w:commentRangeStart w:id="96"/>
      <w:commentRangeStart w:id="97"/>
      <w:commentRangeStart w:id="98"/>
      <w:r>
        <w:t>list</w:t>
      </w:r>
      <w:commentRangeEnd w:id="96"/>
      <w:r w:rsidR="00D43C2C">
        <w:rPr>
          <w:rStyle w:val="CommentReference"/>
          <w:rFonts w:asciiTheme="minorHAnsi" w:hAnsiTheme="minorHAnsi"/>
        </w:rPr>
        <w:commentReference w:id="96"/>
      </w:r>
      <w:commentRangeEnd w:id="97"/>
      <w:r w:rsidR="0089044B">
        <w:rPr>
          <w:rStyle w:val="CommentReference"/>
          <w:rFonts w:asciiTheme="minorHAnsi" w:hAnsiTheme="minorHAnsi"/>
        </w:rPr>
        <w:commentReference w:id="97"/>
      </w:r>
      <w:commentRangeEnd w:id="98"/>
      <w:r w:rsidR="00B873BE">
        <w:rPr>
          <w:rStyle w:val="CommentReference"/>
          <w:rFonts w:asciiTheme="minorHAnsi" w:hAnsiTheme="minorHAnsi"/>
        </w:rPr>
        <w:commentReference w:id="98"/>
      </w:r>
      <w:r>
        <w:t xml:space="preserve"> of influential variables that will be explored in the SA experiment:</w:t>
      </w:r>
    </w:p>
    <w:p w14:paraId="50708B8E" w14:textId="3C157835" w:rsidR="00FC11F0"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99" w:author="Bush, Brian" w:date="2020-09-13T20:28:00Z"/>
          <w:rFonts w:asciiTheme="minorHAnsi" w:hAnsiTheme="minorHAnsi" w:cstheme="minorHAnsi"/>
          <w:color w:val="000000"/>
          <w:sz w:val="18"/>
          <w:szCs w:val="18"/>
        </w:rPr>
        <w:sectPr w:rsidR="00FC11F0" w:rsidDel="00B873BE">
          <w:headerReference w:type="default" r:id="rId22"/>
          <w:footerReference w:type="default" r:id="rId23"/>
          <w:pgSz w:w="12240" w:h="15840"/>
          <w:pgMar w:top="1440" w:right="1440" w:bottom="1440" w:left="1440" w:header="720" w:footer="720" w:gutter="0"/>
          <w:cols w:space="720"/>
          <w:docGrid w:linePitch="360"/>
        </w:sectPr>
      </w:pPr>
    </w:p>
    <w:p w14:paraId="08A6A8BF" w14:textId="16A37C5A"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00" w:author="Bush, Brian" w:date="2020-09-13T20:28:00Z"/>
          <w:rFonts w:ascii="Courier New" w:hAnsi="Courier New" w:cs="Courier New"/>
          <w:color w:val="000000"/>
          <w:sz w:val="16"/>
          <w:szCs w:val="16"/>
        </w:rPr>
      </w:pPr>
      <w:del w:id="101" w:author="Bush, Brian" w:date="2020-09-13T20:28:00Z">
        <w:r w:rsidRPr="00680025" w:rsidDel="00B873BE">
          <w:rPr>
            <w:rFonts w:ascii="Courier New" w:hAnsi="Courier New" w:cs="Courier New"/>
            <w:color w:val="000000"/>
            <w:sz w:val="16"/>
            <w:szCs w:val="16"/>
          </w:rPr>
          <w:delText>aversion to NPV deviation</w:delText>
        </w:r>
      </w:del>
    </w:p>
    <w:p w14:paraId="7CA458E9" w14:textId="527722FA"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02" w:author="Bush, Brian" w:date="2020-09-13T20:28:00Z"/>
          <w:rFonts w:ascii="Courier New" w:hAnsi="Courier New" w:cs="Courier New"/>
          <w:color w:val="000000"/>
          <w:sz w:val="16"/>
          <w:szCs w:val="16"/>
        </w:rPr>
      </w:pPr>
      <w:del w:id="103" w:author="Bush, Brian" w:date="2020-09-13T20:28:00Z">
        <w:r w:rsidRPr="00680025" w:rsidDel="00B873BE">
          <w:rPr>
            <w:rFonts w:ascii="Courier New" w:hAnsi="Courier New" w:cs="Courier New"/>
            <w:color w:val="000000"/>
            <w:sz w:val="16"/>
            <w:szCs w:val="16"/>
          </w:rPr>
          <w:delText>base external investor ask rate</w:delText>
        </w:r>
      </w:del>
    </w:p>
    <w:p w14:paraId="47F3E552" w14:textId="063E8394"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04" w:author="Bush, Brian" w:date="2020-09-13T20:28:00Z"/>
          <w:rFonts w:ascii="Courier New" w:hAnsi="Courier New" w:cs="Courier New"/>
          <w:color w:val="000000"/>
          <w:sz w:val="16"/>
          <w:szCs w:val="16"/>
        </w:rPr>
      </w:pPr>
      <w:del w:id="105" w:author="Bush, Brian" w:date="2020-09-13T20:28:00Z">
        <w:r w:rsidRPr="00680025" w:rsidDel="00B873BE">
          <w:rPr>
            <w:rFonts w:ascii="Courier New" w:hAnsi="Courier New" w:cs="Courier New"/>
            <w:color w:val="000000"/>
            <w:sz w:val="16"/>
            <w:szCs w:val="16"/>
          </w:rPr>
          <w:delText>bioproduct long term price</w:delText>
        </w:r>
      </w:del>
    </w:p>
    <w:p w14:paraId="72B14C3C" w14:textId="6F750E5F"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06" w:author="Bush, Brian" w:date="2020-09-13T20:28:00Z"/>
          <w:rFonts w:ascii="Courier New" w:hAnsi="Courier New" w:cs="Courier New"/>
          <w:color w:val="000000"/>
          <w:sz w:val="16"/>
          <w:szCs w:val="16"/>
        </w:rPr>
      </w:pPr>
      <w:del w:id="107" w:author="Bush, Brian" w:date="2020-09-13T20:28:00Z">
        <w:r w:rsidRPr="00680025" w:rsidDel="00B873BE">
          <w:rPr>
            <w:rFonts w:ascii="Courier New" w:hAnsi="Courier New" w:cs="Courier New"/>
            <w:color w:val="000000"/>
            <w:sz w:val="16"/>
            <w:szCs w:val="16"/>
          </w:rPr>
          <w:delText>bioproduct performance advantage</w:delText>
        </w:r>
      </w:del>
    </w:p>
    <w:p w14:paraId="16C684A6" w14:textId="4B8D06BC"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08" w:author="Bush, Brian" w:date="2020-09-13T20:28:00Z"/>
          <w:rFonts w:ascii="Courier New" w:hAnsi="Courier New" w:cs="Courier New"/>
          <w:color w:val="000000"/>
          <w:sz w:val="16"/>
          <w:szCs w:val="16"/>
        </w:rPr>
      </w:pPr>
      <w:del w:id="109" w:author="Bush, Brian" w:date="2020-09-13T20:28:00Z">
        <w:r w:rsidRPr="00680025" w:rsidDel="00B873BE">
          <w:rPr>
            <w:rFonts w:ascii="Courier New" w:hAnsi="Courier New" w:cs="Courier New"/>
            <w:color w:val="000000"/>
            <w:sz w:val="16"/>
            <w:szCs w:val="16"/>
          </w:rPr>
          <w:delText>commercial capital cost input</w:delText>
        </w:r>
      </w:del>
    </w:p>
    <w:p w14:paraId="58DB88AE" w14:textId="7B85F78B"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10" w:author="Bush, Brian" w:date="2020-09-13T20:28:00Z"/>
          <w:rFonts w:ascii="Courier New" w:hAnsi="Courier New" w:cs="Courier New"/>
          <w:color w:val="000000"/>
          <w:sz w:val="16"/>
          <w:szCs w:val="16"/>
        </w:rPr>
      </w:pPr>
      <w:del w:id="111" w:author="Bush, Brian" w:date="2020-09-13T20:28:00Z">
        <w:r w:rsidRPr="00680025" w:rsidDel="00B873BE">
          <w:rPr>
            <w:rFonts w:ascii="Courier New" w:hAnsi="Courier New" w:cs="Courier New"/>
            <w:color w:val="000000"/>
            <w:sz w:val="16"/>
            <w:szCs w:val="16"/>
          </w:rPr>
          <w:delText>commercial plant capacity</w:delText>
        </w:r>
      </w:del>
    </w:p>
    <w:p w14:paraId="791753C6" w14:textId="28A75573"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12" w:author="Bush, Brian" w:date="2020-09-13T20:28:00Z"/>
          <w:rFonts w:ascii="Courier New" w:hAnsi="Courier New" w:cs="Courier New"/>
          <w:color w:val="000000"/>
          <w:sz w:val="16"/>
          <w:szCs w:val="16"/>
        </w:rPr>
      </w:pPr>
      <w:del w:id="113" w:author="Bush, Brian" w:date="2020-09-13T20:28:00Z">
        <w:r w:rsidRPr="00680025" w:rsidDel="00B873BE">
          <w:rPr>
            <w:rFonts w:ascii="Courier New" w:hAnsi="Courier New" w:cs="Courier New"/>
            <w:color w:val="000000"/>
            <w:sz w:val="16"/>
            <w:szCs w:val="16"/>
          </w:rPr>
          <w:delText>commercial plant capacity input</w:delText>
        </w:r>
      </w:del>
    </w:p>
    <w:p w14:paraId="0EF5C799" w14:textId="47EEEFA3"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14" w:author="Bush, Brian" w:date="2020-09-13T20:28:00Z"/>
          <w:rFonts w:ascii="Courier New" w:hAnsi="Courier New" w:cs="Courier New"/>
          <w:color w:val="000000"/>
          <w:sz w:val="16"/>
          <w:szCs w:val="16"/>
        </w:rPr>
      </w:pPr>
      <w:del w:id="115" w:author="Bush, Brian" w:date="2020-09-13T20:28:00Z">
        <w:r w:rsidRPr="00680025" w:rsidDel="00B873BE">
          <w:rPr>
            <w:rFonts w:ascii="Courier New" w:hAnsi="Courier New" w:cs="Courier New"/>
            <w:color w:val="000000"/>
            <w:sz w:val="16"/>
            <w:szCs w:val="16"/>
          </w:rPr>
          <w:delText>commercial process yield input</w:delText>
        </w:r>
      </w:del>
    </w:p>
    <w:p w14:paraId="05F6E505" w14:textId="3221FD68"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16" w:author="Bush, Brian" w:date="2020-09-13T20:28:00Z"/>
          <w:rFonts w:ascii="Courier New" w:hAnsi="Courier New" w:cs="Courier New"/>
          <w:color w:val="000000"/>
          <w:sz w:val="16"/>
          <w:szCs w:val="16"/>
        </w:rPr>
      </w:pPr>
      <w:del w:id="117" w:author="Bush, Brian" w:date="2020-09-13T20:28:00Z">
        <w:r w:rsidRPr="00680025" w:rsidDel="00B873BE">
          <w:rPr>
            <w:rFonts w:ascii="Courier New" w:hAnsi="Courier New" w:cs="Courier New"/>
            <w:color w:val="000000"/>
            <w:sz w:val="16"/>
            <w:szCs w:val="16"/>
          </w:rPr>
          <w:delText>commercial variable operating cost input</w:delText>
        </w:r>
      </w:del>
    </w:p>
    <w:p w14:paraId="6BBC9946" w14:textId="62AD0148"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18" w:author="Bush, Brian" w:date="2020-09-13T20:28:00Z"/>
          <w:rFonts w:ascii="Courier New" w:hAnsi="Courier New" w:cs="Courier New"/>
          <w:color w:val="000000"/>
          <w:sz w:val="16"/>
          <w:szCs w:val="16"/>
        </w:rPr>
      </w:pPr>
      <w:del w:id="119" w:author="Bush, Brian" w:date="2020-09-13T20:28:00Z">
        <w:r w:rsidRPr="00680025" w:rsidDel="00B873BE">
          <w:rPr>
            <w:rFonts w:ascii="Courier New" w:hAnsi="Courier New" w:cs="Courier New"/>
            <w:color w:val="000000"/>
            <w:sz w:val="16"/>
            <w:szCs w:val="16"/>
          </w:rPr>
          <w:delText>expected continuity of government policy</w:delText>
        </w:r>
      </w:del>
    </w:p>
    <w:p w14:paraId="3D5115EE" w14:textId="696B32D7"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20" w:author="Bush, Brian" w:date="2020-09-13T20:28:00Z"/>
          <w:rFonts w:ascii="Courier New" w:hAnsi="Courier New" w:cs="Courier New"/>
          <w:color w:val="000000"/>
          <w:sz w:val="16"/>
          <w:szCs w:val="16"/>
        </w:rPr>
      </w:pPr>
      <w:del w:id="121" w:author="Bush, Brian" w:date="2020-09-13T20:28:00Z">
        <w:r w:rsidRPr="00680025" w:rsidDel="00B873BE">
          <w:rPr>
            <w:rFonts w:ascii="Courier New" w:hAnsi="Courier New" w:cs="Courier New"/>
            <w:color w:val="000000"/>
            <w:sz w:val="16"/>
            <w:szCs w:val="16"/>
          </w:rPr>
          <w:delText>government capital cost share</w:delText>
        </w:r>
      </w:del>
    </w:p>
    <w:p w14:paraId="6AC31CE8" w14:textId="63107A3D"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22" w:author="Bush, Brian" w:date="2020-09-13T20:28:00Z"/>
          <w:rFonts w:ascii="Courier New" w:hAnsi="Courier New" w:cs="Courier New"/>
          <w:color w:val="000000"/>
          <w:sz w:val="16"/>
          <w:szCs w:val="16"/>
        </w:rPr>
      </w:pPr>
      <w:del w:id="123" w:author="Bush, Brian" w:date="2020-09-13T20:28:00Z">
        <w:r w:rsidRPr="00680025" w:rsidDel="00B873BE">
          <w:rPr>
            <w:rFonts w:ascii="Courier New" w:hAnsi="Courier New" w:cs="Courier New"/>
            <w:color w:val="000000"/>
            <w:sz w:val="16"/>
            <w:szCs w:val="16"/>
          </w:rPr>
          <w:delText>government production incentive</w:delText>
        </w:r>
      </w:del>
    </w:p>
    <w:p w14:paraId="5A38DB21" w14:textId="38D0EACA"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24" w:author="Bush, Brian" w:date="2020-09-13T20:28:00Z"/>
          <w:rFonts w:ascii="Courier New" w:hAnsi="Courier New" w:cs="Courier New"/>
          <w:color w:val="000000"/>
          <w:sz w:val="16"/>
          <w:szCs w:val="16"/>
        </w:rPr>
      </w:pPr>
      <w:del w:id="125" w:author="Bush, Brian" w:date="2020-09-13T20:28:00Z">
        <w:r w:rsidRPr="00680025" w:rsidDel="00B873BE">
          <w:rPr>
            <w:rFonts w:ascii="Courier New" w:hAnsi="Courier New" w:cs="Courier New"/>
            <w:color w:val="000000"/>
            <w:sz w:val="16"/>
            <w:szCs w:val="16"/>
          </w:rPr>
          <w:delText>initial market size</w:delText>
        </w:r>
      </w:del>
    </w:p>
    <w:p w14:paraId="523B5B93" w14:textId="4D3D8F3C"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26" w:author="Bush, Brian" w:date="2020-09-13T20:28:00Z"/>
          <w:rFonts w:ascii="Courier New" w:hAnsi="Courier New" w:cs="Courier New"/>
          <w:color w:val="000000"/>
          <w:sz w:val="16"/>
          <w:szCs w:val="16"/>
        </w:rPr>
      </w:pPr>
      <w:del w:id="127" w:author="Bush, Brian" w:date="2020-09-13T20:28:00Z">
        <w:r w:rsidRPr="00680025" w:rsidDel="00B873BE">
          <w:rPr>
            <w:rFonts w:ascii="Courier New" w:hAnsi="Courier New" w:cs="Courier New"/>
            <w:color w:val="000000"/>
            <w:sz w:val="16"/>
            <w:szCs w:val="16"/>
          </w:rPr>
          <w:delText>management response time</w:delText>
        </w:r>
      </w:del>
    </w:p>
    <w:p w14:paraId="4A350765" w14:textId="34CB2FE0"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28" w:author="Bush, Brian" w:date="2020-09-13T20:28:00Z"/>
          <w:rFonts w:ascii="Courier New" w:hAnsi="Courier New" w:cs="Courier New"/>
          <w:color w:val="000000"/>
          <w:sz w:val="16"/>
          <w:szCs w:val="16"/>
        </w:rPr>
      </w:pPr>
      <w:del w:id="129" w:author="Bush, Brian" w:date="2020-09-13T20:28:00Z">
        <w:r w:rsidRPr="00680025" w:rsidDel="00B873BE">
          <w:rPr>
            <w:rFonts w:ascii="Courier New" w:hAnsi="Courier New" w:cs="Courier New"/>
            <w:color w:val="000000"/>
            <w:sz w:val="16"/>
            <w:szCs w:val="16"/>
          </w:rPr>
          <w:delText>market growth rate</w:delText>
        </w:r>
      </w:del>
    </w:p>
    <w:p w14:paraId="6F69843B" w14:textId="61B07C73"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30" w:author="Bush, Brian" w:date="2020-09-13T20:28:00Z"/>
          <w:rFonts w:ascii="Courier New" w:hAnsi="Courier New" w:cs="Courier New"/>
          <w:color w:val="000000"/>
          <w:sz w:val="16"/>
          <w:szCs w:val="16"/>
        </w:rPr>
      </w:pPr>
      <w:del w:id="131" w:author="Bush, Brian" w:date="2020-09-13T20:28:00Z">
        <w:r w:rsidRPr="00680025" w:rsidDel="00B873BE">
          <w:rPr>
            <w:rFonts w:ascii="Courier New" w:hAnsi="Courier New" w:cs="Courier New"/>
            <w:color w:val="000000"/>
            <w:sz w:val="16"/>
            <w:szCs w:val="16"/>
          </w:rPr>
          <w:delText>minimum runway</w:delText>
        </w:r>
      </w:del>
    </w:p>
    <w:p w14:paraId="3E02C3C5" w14:textId="708F6D95"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32" w:author="Bush, Brian" w:date="2020-09-13T20:28:00Z"/>
          <w:rFonts w:ascii="Courier New" w:hAnsi="Courier New" w:cs="Courier New"/>
          <w:color w:val="000000"/>
          <w:sz w:val="16"/>
          <w:szCs w:val="16"/>
        </w:rPr>
      </w:pPr>
      <w:del w:id="133" w:author="Bush, Brian" w:date="2020-09-13T20:28:00Z">
        <w:r w:rsidRPr="00680025" w:rsidDel="00B873BE">
          <w:rPr>
            <w:rFonts w:ascii="Courier New" w:hAnsi="Courier New" w:cs="Courier New"/>
            <w:color w:val="000000"/>
            <w:sz w:val="16"/>
            <w:szCs w:val="16"/>
          </w:rPr>
          <w:delText>number of missed stagegates allowed</w:delText>
        </w:r>
      </w:del>
    </w:p>
    <w:p w14:paraId="0B1D2B9F" w14:textId="4C3D6A78"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34" w:author="Bush, Brian" w:date="2020-09-13T20:28:00Z"/>
          <w:rFonts w:ascii="Courier New" w:hAnsi="Courier New" w:cs="Courier New"/>
          <w:color w:val="000000"/>
          <w:sz w:val="16"/>
          <w:szCs w:val="16"/>
        </w:rPr>
      </w:pPr>
      <w:del w:id="135" w:author="Bush, Brian" w:date="2020-09-13T20:28:00Z">
        <w:r w:rsidRPr="00680025" w:rsidDel="00B873BE">
          <w:rPr>
            <w:rFonts w:ascii="Courier New" w:hAnsi="Courier New" w:cs="Courier New"/>
            <w:color w:val="000000"/>
            <w:sz w:val="16"/>
            <w:szCs w:val="16"/>
          </w:rPr>
          <w:delText>payback period multiplier</w:delText>
        </w:r>
      </w:del>
    </w:p>
    <w:p w14:paraId="791F1813" w14:textId="5579CBB0"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36" w:author="Bush, Brian" w:date="2020-09-13T20:28:00Z"/>
          <w:rFonts w:ascii="Courier New" w:hAnsi="Courier New" w:cs="Courier New"/>
          <w:color w:val="000000"/>
          <w:sz w:val="16"/>
          <w:szCs w:val="16"/>
        </w:rPr>
      </w:pPr>
      <w:del w:id="137" w:author="Bush, Brian" w:date="2020-09-13T20:28:00Z">
        <w:r w:rsidRPr="00680025" w:rsidDel="00B873BE">
          <w:rPr>
            <w:rFonts w:ascii="Courier New" w:hAnsi="Courier New" w:cs="Courier New"/>
            <w:color w:val="000000"/>
            <w:sz w:val="16"/>
            <w:szCs w:val="16"/>
          </w:rPr>
          <w:delText>pilot and demo response time</w:delText>
        </w:r>
      </w:del>
    </w:p>
    <w:p w14:paraId="38EB7C46" w14:textId="343F6EF2"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38" w:author="Bush, Brian" w:date="2020-09-13T20:28:00Z"/>
          <w:rFonts w:ascii="Courier New" w:hAnsi="Courier New" w:cs="Courier New"/>
          <w:color w:val="000000"/>
          <w:sz w:val="16"/>
          <w:szCs w:val="16"/>
        </w:rPr>
      </w:pPr>
      <w:del w:id="139" w:author="Bush, Brian" w:date="2020-09-13T20:28:00Z">
        <w:r w:rsidRPr="00680025" w:rsidDel="00B873BE">
          <w:rPr>
            <w:rFonts w:ascii="Courier New" w:hAnsi="Courier New" w:cs="Courier New"/>
            <w:color w:val="000000"/>
            <w:sz w:val="16"/>
            <w:szCs w:val="16"/>
          </w:rPr>
          <w:delText>pilot capacity</w:delText>
        </w:r>
      </w:del>
    </w:p>
    <w:p w14:paraId="3D0B6E82" w14:textId="326C839F"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40" w:author="Bush, Brian" w:date="2020-09-13T20:28:00Z"/>
          <w:rFonts w:ascii="Courier New" w:hAnsi="Courier New" w:cs="Courier New"/>
          <w:color w:val="000000"/>
          <w:sz w:val="16"/>
          <w:szCs w:val="16"/>
        </w:rPr>
      </w:pPr>
      <w:del w:id="141" w:author="Bush, Brian" w:date="2020-09-13T20:28:00Z">
        <w:r w:rsidRPr="00680025" w:rsidDel="00B873BE">
          <w:rPr>
            <w:rFonts w:ascii="Courier New" w:hAnsi="Courier New" w:cs="Courier New"/>
            <w:color w:val="000000"/>
            <w:sz w:val="16"/>
            <w:szCs w:val="16"/>
          </w:rPr>
          <w:delText>piloting acceptable rate</w:delText>
        </w:r>
      </w:del>
    </w:p>
    <w:p w14:paraId="7A9B4C56" w14:textId="5A2E43B2"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42" w:author="Bush, Brian" w:date="2020-09-13T20:28:00Z"/>
          <w:rFonts w:ascii="Courier New" w:hAnsi="Courier New" w:cs="Courier New"/>
          <w:color w:val="000000"/>
          <w:sz w:val="16"/>
          <w:szCs w:val="16"/>
        </w:rPr>
      </w:pPr>
      <w:del w:id="143" w:author="Bush, Brian" w:date="2020-09-13T20:28:00Z">
        <w:r w:rsidRPr="00680025" w:rsidDel="00B873BE">
          <w:rPr>
            <w:rFonts w:ascii="Courier New" w:hAnsi="Courier New" w:cs="Courier New"/>
            <w:color w:val="000000"/>
            <w:sz w:val="16"/>
            <w:szCs w:val="16"/>
          </w:rPr>
          <w:delText>piloting failure default recovery time</w:delText>
        </w:r>
      </w:del>
    </w:p>
    <w:p w14:paraId="32CC7AA6" w14:textId="67322EAC"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44" w:author="Bush, Brian" w:date="2020-09-13T20:28:00Z"/>
          <w:rFonts w:ascii="Courier New" w:hAnsi="Courier New" w:cs="Courier New"/>
          <w:color w:val="000000"/>
          <w:sz w:val="16"/>
          <w:szCs w:val="16"/>
        </w:rPr>
      </w:pPr>
      <w:del w:id="145" w:author="Bush, Brian" w:date="2020-09-13T20:28:00Z">
        <w:r w:rsidRPr="00680025" w:rsidDel="00B873BE">
          <w:rPr>
            <w:rFonts w:ascii="Courier New" w:hAnsi="Courier New" w:cs="Courier New"/>
            <w:color w:val="000000"/>
            <w:sz w:val="16"/>
            <w:szCs w:val="16"/>
          </w:rPr>
          <w:delText>piloting failure distribution max</w:delText>
        </w:r>
      </w:del>
    </w:p>
    <w:p w14:paraId="698A126F" w14:textId="195A1306"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46" w:author="Bush, Brian" w:date="2020-09-13T20:28:00Z"/>
          <w:rFonts w:ascii="Courier New" w:hAnsi="Courier New" w:cs="Courier New"/>
          <w:color w:val="000000"/>
          <w:sz w:val="16"/>
          <w:szCs w:val="16"/>
        </w:rPr>
      </w:pPr>
      <w:del w:id="147" w:author="Bush, Brian" w:date="2020-09-13T20:28:00Z">
        <w:r w:rsidRPr="00680025" w:rsidDel="00B873BE">
          <w:rPr>
            <w:rFonts w:ascii="Courier New" w:hAnsi="Courier New" w:cs="Courier New"/>
            <w:color w:val="000000"/>
            <w:sz w:val="16"/>
            <w:szCs w:val="16"/>
          </w:rPr>
          <w:delText>random stream</w:delText>
        </w:r>
      </w:del>
    </w:p>
    <w:p w14:paraId="70F22E3F" w14:textId="0A94C74C"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48" w:author="Bush, Brian" w:date="2020-09-13T20:28:00Z"/>
          <w:rFonts w:ascii="Courier New" w:hAnsi="Courier New" w:cs="Courier New"/>
          <w:color w:val="000000"/>
          <w:sz w:val="16"/>
          <w:szCs w:val="16"/>
        </w:rPr>
      </w:pPr>
      <w:del w:id="149" w:author="Bush, Brian" w:date="2020-09-13T20:28:00Z">
        <w:r w:rsidRPr="00680025" w:rsidDel="00B873BE">
          <w:rPr>
            <w:rFonts w:ascii="Courier New" w:hAnsi="Courier New" w:cs="Courier New"/>
            <w:color w:val="000000"/>
            <w:sz w:val="16"/>
            <w:szCs w:val="16"/>
          </w:rPr>
          <w:delText>required internal return</w:delText>
        </w:r>
      </w:del>
    </w:p>
    <w:p w14:paraId="15E525BE" w14:textId="2817B395"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50" w:author="Bush, Brian" w:date="2020-09-13T20:28:00Z"/>
          <w:rFonts w:ascii="Courier New" w:hAnsi="Courier New" w:cs="Courier New"/>
          <w:color w:val="000000"/>
          <w:sz w:val="16"/>
          <w:szCs w:val="16"/>
        </w:rPr>
      </w:pPr>
      <w:del w:id="151" w:author="Bush, Brian" w:date="2020-09-13T20:28:00Z">
        <w:r w:rsidRPr="00680025" w:rsidDel="00B873BE">
          <w:rPr>
            <w:rFonts w:ascii="Courier New" w:hAnsi="Courier New" w:cs="Courier New"/>
            <w:color w:val="000000"/>
            <w:sz w:val="16"/>
            <w:szCs w:val="16"/>
          </w:rPr>
          <w:delText>required return multiplier</w:delText>
        </w:r>
      </w:del>
    </w:p>
    <w:p w14:paraId="12E5B16F" w14:textId="3683BE9A"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52" w:author="Bush, Brian" w:date="2020-09-13T20:28:00Z"/>
          <w:rFonts w:ascii="Courier New" w:hAnsi="Courier New" w:cs="Courier New"/>
          <w:color w:val="000000"/>
          <w:sz w:val="16"/>
          <w:szCs w:val="16"/>
        </w:rPr>
      </w:pPr>
      <w:del w:id="153" w:author="Bush, Brian" w:date="2020-09-13T20:28:00Z">
        <w:r w:rsidRPr="00680025" w:rsidDel="00B873BE">
          <w:rPr>
            <w:rFonts w:ascii="Courier New" w:hAnsi="Courier New" w:cs="Courier New"/>
            <w:color w:val="000000"/>
            <w:sz w:val="16"/>
            <w:szCs w:val="16"/>
          </w:rPr>
          <w:delText>researching impact on piloting</w:delText>
        </w:r>
      </w:del>
    </w:p>
    <w:p w14:paraId="10D4A6C6" w14:textId="1F3BD645"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54" w:author="Bush, Brian" w:date="2020-09-13T20:28:00Z"/>
          <w:rFonts w:ascii="Courier New" w:hAnsi="Courier New" w:cs="Courier New"/>
          <w:color w:val="000000"/>
          <w:sz w:val="16"/>
          <w:szCs w:val="16"/>
        </w:rPr>
      </w:pPr>
      <w:del w:id="155" w:author="Bush, Brian" w:date="2020-09-13T20:28:00Z">
        <w:r w:rsidRPr="00680025" w:rsidDel="00B873BE">
          <w:rPr>
            <w:rFonts w:ascii="Courier New" w:hAnsi="Courier New" w:cs="Courier New"/>
            <w:color w:val="000000"/>
            <w:sz w:val="16"/>
            <w:szCs w:val="16"/>
          </w:rPr>
          <w:delText>startup piloting period</w:delText>
        </w:r>
      </w:del>
    </w:p>
    <w:p w14:paraId="490EBD4A" w14:textId="3F9B58A1"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56" w:author="Bush, Brian" w:date="2020-09-13T20:28:00Z"/>
          <w:rFonts w:ascii="Courier New" w:hAnsi="Courier New" w:cs="Courier New"/>
          <w:color w:val="000000"/>
          <w:sz w:val="16"/>
          <w:szCs w:val="16"/>
        </w:rPr>
      </w:pPr>
      <w:del w:id="157" w:author="Bush, Brian" w:date="2020-09-13T20:28:00Z">
        <w:r w:rsidRPr="00680025" w:rsidDel="00B873BE">
          <w:rPr>
            <w:rFonts w:ascii="Courier New" w:hAnsi="Courier New" w:cs="Courier New"/>
            <w:color w:val="000000"/>
            <w:sz w:val="16"/>
            <w:szCs w:val="16"/>
          </w:rPr>
          <w:delText>startup piloting rate</w:delText>
        </w:r>
      </w:del>
    </w:p>
    <w:p w14:paraId="5580A509" w14:textId="29EB3FF2"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58" w:author="Bush, Brian" w:date="2020-09-13T20:28:00Z"/>
          <w:rFonts w:ascii="Courier New" w:hAnsi="Courier New" w:cs="Courier New"/>
          <w:color w:val="000000"/>
          <w:sz w:val="16"/>
          <w:szCs w:val="16"/>
        </w:rPr>
      </w:pPr>
      <w:del w:id="159" w:author="Bush, Brian" w:date="2020-09-13T20:28:00Z">
        <w:r w:rsidRPr="00680025" w:rsidDel="00B873BE">
          <w:rPr>
            <w:rFonts w:ascii="Courier New" w:hAnsi="Courier New" w:cs="Courier New"/>
            <w:color w:val="000000"/>
            <w:sz w:val="16"/>
            <w:szCs w:val="16"/>
          </w:rPr>
          <w:delText>strategic value to external investors</w:delText>
        </w:r>
      </w:del>
    </w:p>
    <w:p w14:paraId="43482C5A" w14:textId="5A5C4DC4"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60" w:author="Bush, Brian" w:date="2020-09-13T20:28:00Z"/>
          <w:rFonts w:ascii="Courier New" w:hAnsi="Courier New" w:cs="Courier New"/>
          <w:color w:val="000000"/>
          <w:sz w:val="16"/>
          <w:szCs w:val="16"/>
        </w:rPr>
      </w:pPr>
      <w:del w:id="161" w:author="Bush, Brian" w:date="2020-09-13T20:28:00Z">
        <w:r w:rsidRPr="00680025" w:rsidDel="00B873BE">
          <w:rPr>
            <w:rFonts w:ascii="Courier New" w:hAnsi="Courier New" w:cs="Courier New"/>
            <w:color w:val="000000"/>
            <w:sz w:val="16"/>
            <w:szCs w:val="16"/>
          </w:rPr>
          <w:delText>target demo hours</w:delText>
        </w:r>
      </w:del>
    </w:p>
    <w:p w14:paraId="42DA499E" w14:textId="4743CC25" w:rsidR="00FC11F0" w:rsidRPr="00680025" w:rsidDel="00B873BE" w:rsidRDefault="00FC11F0" w:rsidP="00FC11F0">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del w:id="162" w:author="Bush, Brian" w:date="2020-09-13T20:28:00Z"/>
          <w:rFonts w:ascii="Courier New" w:hAnsi="Courier New" w:cs="Courier New"/>
          <w:color w:val="000000"/>
          <w:sz w:val="16"/>
          <w:szCs w:val="16"/>
        </w:rPr>
      </w:pPr>
      <w:del w:id="163" w:author="Bush, Brian" w:date="2020-09-13T20:28:00Z">
        <w:r w:rsidRPr="00680025" w:rsidDel="00B873BE">
          <w:rPr>
            <w:rFonts w:ascii="Courier New" w:hAnsi="Courier New" w:cs="Courier New"/>
            <w:color w:val="000000"/>
            <w:sz w:val="16"/>
            <w:szCs w:val="16"/>
          </w:rPr>
          <w:delText>target pilot hours</w:delText>
        </w:r>
      </w:del>
    </w:p>
    <w:p w14:paraId="4B4712D5" w14:textId="0EFB755F" w:rsidR="00FC11F0" w:rsidDel="00B873BE" w:rsidRDefault="00FC11F0" w:rsidP="00FC11F0">
      <w:pPr>
        <w:rPr>
          <w:del w:id="164" w:author="Bush, Brian" w:date="2020-09-13T20:28:00Z"/>
        </w:rPr>
        <w:sectPr w:rsidR="00FC11F0" w:rsidDel="00B873BE" w:rsidSect="00FC325A">
          <w:type w:val="continuous"/>
          <w:pgSz w:w="12240" w:h="15840"/>
          <w:pgMar w:top="1440" w:right="1440" w:bottom="1440" w:left="1440" w:header="720" w:footer="720" w:gutter="0"/>
          <w:cols w:num="2" w:space="720"/>
          <w:docGrid w:linePitch="360"/>
        </w:sectPr>
      </w:pPr>
    </w:p>
    <w:p w14:paraId="00AA4675" w14:textId="769F1A1F" w:rsidR="00FC11F0" w:rsidDel="007079E0" w:rsidRDefault="623C267C" w:rsidP="00FC11F0">
      <w:pPr>
        <w:rPr>
          <w:del w:id="165" w:author="Bush, Brian" w:date="2020-09-13T19:55:00Z"/>
        </w:rPr>
      </w:pPr>
      <w:del w:id="166" w:author="Bush, Brian" w:date="2020-09-13T19:55:00Z">
        <w:r w:rsidDel="007079E0">
          <w:lastRenderedPageBreak/>
          <w:delText>These figures and the table show that the random number stream strongly affects the results and that different input variables show different sensitivities to stochasticity. The most significant conclusion here is than one cannot make system-level inferences in the BTD model without running ensembles of a least a dozen or so random-number seeds.</w:delText>
        </w:r>
      </w:del>
    </w:p>
    <w:p w14:paraId="25C1C5F3" w14:textId="57F6EE98" w:rsidR="00FC11F0" w:rsidRDefault="00FC11F0">
      <w:pPr>
        <w:keepNext/>
        <w:jc w:val="center"/>
        <w:pPrChange w:id="167" w:author="Brian W Bush" w:date="2020-09-11T01:41:00Z">
          <w:pPr/>
        </w:pPrChange>
      </w:pPr>
      <w:ins w:id="168" w:author="Brian W Bush" w:date="2020-09-11T01:41:00Z">
        <w:r>
          <w:rPr>
            <w:noProof/>
          </w:rPr>
          <w:lastRenderedPageBreak/>
          <w:drawing>
            <wp:inline distT="0" distB="0" distL="0" distR="0" wp14:anchorId="5E6E40DF" wp14:editId="78702114">
              <wp:extent cx="4572000" cy="2286000"/>
              <wp:effectExtent l="0" t="0" r="0" b="0"/>
              <wp:docPr id="586565134" name="Picture 58656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ins>
      <w:del w:id="169" w:author="Brian W Bush" w:date="2020-09-11T01:41:00Z">
        <w:r>
          <w:rPr>
            <w:noProof/>
          </w:rPr>
          <w:lastRenderedPageBreak/>
          <w:drawing>
            <wp:inline distT="0" distB="0" distL="0" distR="0" wp14:anchorId="224B760D" wp14:editId="791B1E73">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5D3BECA" w14:textId="623962DC" w:rsidR="00FC11F0" w:rsidRDefault="00FC11F0" w:rsidP="00FC11F0">
      <w:pPr>
        <w:pStyle w:val="Caption"/>
      </w:pPr>
      <w:bookmarkStart w:id="170" w:name="_Ref44072541"/>
      <w:r>
        <w:t xml:space="preserve">Figure </w:t>
      </w:r>
      <w:r>
        <w:fldChar w:fldCharType="begin"/>
      </w:r>
      <w:r>
        <w:instrText>SEQ Figure \* ARABIC</w:instrText>
      </w:r>
      <w:r>
        <w:fldChar w:fldCharType="separate"/>
      </w:r>
      <w:ins w:id="171" w:author="Bush, Brian" w:date="2020-09-13T20:40:00Z">
        <w:r w:rsidR="00935F09">
          <w:rPr>
            <w:noProof/>
          </w:rPr>
          <w:t>6</w:t>
        </w:r>
      </w:ins>
      <w:del w:id="172" w:author="Bush, Brian" w:date="2020-09-13T19:56:00Z">
        <w:r w:rsidR="00263E6D" w:rsidDel="007079E0">
          <w:rPr>
            <w:noProof/>
          </w:rPr>
          <w:delText>5</w:delText>
        </w:r>
      </w:del>
      <w:r>
        <w:fldChar w:fldCharType="end"/>
      </w:r>
      <w:bookmarkEnd w:id="170"/>
      <w:r>
        <w:t>. Histograms of technology readiness level as a function of time for the OAT experiment.</w:t>
      </w:r>
    </w:p>
    <w:p w14:paraId="774B181B" w14:textId="14638049" w:rsidR="00FC11F0" w:rsidRDefault="00FC11F0" w:rsidP="00FC11F0">
      <w:pPr>
        <w:keepNext/>
      </w:pPr>
      <w:del w:id="173" w:author="Bush, Brian" w:date="2020-09-13T19:16:00Z">
        <w:r w:rsidRPr="00E40564" w:rsidDel="00E31F13">
          <w:rPr>
            <w:noProof/>
          </w:rPr>
          <w:lastRenderedPageBreak/>
          <w:drawing>
            <wp:inline distT="0" distB="0" distL="0" distR="0" wp14:anchorId="4C9305BB" wp14:editId="6DDB82C5">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43600"/>
                      </a:xfrm>
                      <a:prstGeom prst="rect">
                        <a:avLst/>
                      </a:prstGeom>
                    </pic:spPr>
                  </pic:pic>
                </a:graphicData>
              </a:graphic>
            </wp:inline>
          </w:drawing>
        </w:r>
      </w:del>
      <w:ins w:id="174" w:author="Bush, Brian" w:date="2020-09-13T19:16:00Z">
        <w:r w:rsidR="00E31F13">
          <w:rPr>
            <w:noProof/>
          </w:rPr>
          <w:lastRenderedPageBreak/>
          <w:drawing>
            <wp:inline distT="0" distB="0" distL="0" distR="0" wp14:anchorId="483D1D54" wp14:editId="4D2F6B0A">
              <wp:extent cx="5943612" cy="365760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p>
    <w:p w14:paraId="16E8C404" w14:textId="52675E3B" w:rsidR="00FC11F0" w:rsidRDefault="00FC11F0" w:rsidP="00FC11F0">
      <w:pPr>
        <w:pStyle w:val="Caption"/>
      </w:pPr>
      <w:bookmarkStart w:id="175" w:name="_Ref20317116"/>
      <w:r>
        <w:t xml:space="preserve">Figure </w:t>
      </w:r>
      <w:r>
        <w:fldChar w:fldCharType="begin"/>
      </w:r>
      <w:r>
        <w:instrText>SEQ Figure \* ARABIC</w:instrText>
      </w:r>
      <w:r>
        <w:fldChar w:fldCharType="separate"/>
      </w:r>
      <w:ins w:id="176" w:author="Bush, Brian" w:date="2020-09-13T20:40:00Z">
        <w:r w:rsidR="00935F09">
          <w:rPr>
            <w:noProof/>
          </w:rPr>
          <w:t>7</w:t>
        </w:r>
      </w:ins>
      <w:del w:id="177" w:author="Bush, Brian" w:date="2020-09-13T19:56:00Z">
        <w:r w:rsidR="00263E6D" w:rsidDel="007079E0">
          <w:rPr>
            <w:noProof/>
          </w:rPr>
          <w:delText>6</w:delText>
        </w:r>
      </w:del>
      <w:r>
        <w:fldChar w:fldCharType="end"/>
      </w:r>
      <w:bookmarkEnd w:id="175"/>
      <w:r>
        <w:t xml:space="preserve">. </w:t>
      </w:r>
      <w:commentRangeStart w:id="178"/>
      <w:commentRangeStart w:id="179"/>
      <w:commentRangeStart w:id="180"/>
      <w:r>
        <w:t>Value</w:t>
      </w:r>
      <w:commentRangeEnd w:id="178"/>
      <w:r w:rsidR="008A194A">
        <w:rPr>
          <w:rStyle w:val="CommentReference"/>
          <w:rFonts w:asciiTheme="minorHAnsi" w:hAnsiTheme="minorHAnsi"/>
          <w:bCs w:val="0"/>
        </w:rPr>
        <w:commentReference w:id="178"/>
      </w:r>
      <w:commentRangeEnd w:id="179"/>
      <w:r w:rsidR="00DA7896">
        <w:rPr>
          <w:rStyle w:val="CommentReference"/>
          <w:rFonts w:asciiTheme="minorHAnsi" w:hAnsiTheme="minorHAnsi"/>
          <w:bCs w:val="0"/>
        </w:rPr>
        <w:commentReference w:id="179"/>
      </w:r>
      <w:commentRangeEnd w:id="180"/>
      <w:r w:rsidR="00CE2A2B">
        <w:rPr>
          <w:rStyle w:val="CommentReference"/>
          <w:rFonts w:asciiTheme="minorHAnsi" w:hAnsiTheme="minorHAnsi"/>
          <w:bCs w:val="0"/>
        </w:rPr>
        <w:commentReference w:id="180"/>
      </w:r>
      <w:r>
        <w:t xml:space="preserve"> of the elementary-effects variable mu-star in 2050</w:t>
      </w:r>
      <w:ins w:id="181" w:author="Bush, Brian" w:date="2020-09-13T20:29:00Z">
        <w:r w:rsidR="00CE2A2B">
          <w:t>, summarized by input- and output-variable thematic category</w:t>
        </w:r>
      </w:ins>
      <w:ins w:id="182" w:author="Bush, Brian" w:date="2020-09-13T20:35:00Z">
        <w:r w:rsidR="00CE2A2B">
          <w:t xml:space="preserve"> (defined in </w:t>
        </w:r>
        <w:r w:rsidR="00CE2A2B">
          <w:fldChar w:fldCharType="begin"/>
        </w:r>
        <w:r w:rsidR="00CE2A2B">
          <w:instrText xml:space="preserve"> REF _Ref50919667 \h </w:instrText>
        </w:r>
        <w:r w:rsidR="00CE2A2B">
          <w:fldChar w:fldCharType="separate"/>
        </w:r>
      </w:ins>
      <w:ins w:id="183" w:author="Bush, Brian" w:date="2020-09-13T20:40:00Z">
        <w:r w:rsidR="00935F09">
          <w:t xml:space="preserve">Table </w:t>
        </w:r>
        <w:r w:rsidR="00935F09">
          <w:rPr>
            <w:noProof/>
          </w:rPr>
          <w:t>4</w:t>
        </w:r>
      </w:ins>
      <w:ins w:id="184" w:author="Bush, Brian" w:date="2020-09-13T20:35:00Z">
        <w:r w:rsidR="00CE2A2B">
          <w:fldChar w:fldCharType="end"/>
        </w:r>
        <w:r w:rsidR="00CE2A2B">
          <w:t xml:space="preserve"> and </w:t>
        </w:r>
        <w:r w:rsidR="00CE2A2B">
          <w:fldChar w:fldCharType="begin"/>
        </w:r>
        <w:r w:rsidR="00CE2A2B">
          <w:instrText xml:space="preserve"> REF _Ref50919669 \h </w:instrText>
        </w:r>
        <w:r w:rsidR="00CE2A2B">
          <w:fldChar w:fldCharType="separate"/>
        </w:r>
      </w:ins>
      <w:ins w:id="185" w:author="Bush, Brian" w:date="2020-09-13T20:40:00Z">
        <w:r w:rsidR="00935F09">
          <w:t xml:space="preserve">Table </w:t>
        </w:r>
        <w:r w:rsidR="00935F09">
          <w:rPr>
            <w:noProof/>
          </w:rPr>
          <w:t>5</w:t>
        </w:r>
      </w:ins>
      <w:ins w:id="186" w:author="Bush, Brian" w:date="2020-09-13T20:35:00Z">
        <w:r w:rsidR="00CE2A2B">
          <w:fldChar w:fldCharType="end"/>
        </w:r>
        <w:r w:rsidR="00CE2A2B">
          <w:t xml:space="preserve"> of the Appendix)</w:t>
        </w:r>
      </w:ins>
      <w:r>
        <w:t xml:space="preserve"> for the OAT experiment. The more highly ranked mu-star is</w:t>
      </w:r>
      <w:ins w:id="187" w:author="Bush, Brian" w:date="2020-09-13T20:30:00Z">
        <w:r w:rsidR="00CE2A2B">
          <w:t xml:space="preserve"> (i.e., the lower the</w:t>
        </w:r>
      </w:ins>
      <w:ins w:id="188" w:author="Bush, Brian" w:date="2020-09-13T20:31:00Z">
        <w:r w:rsidR="00CE2A2B">
          <w:t xml:space="preserve"> number</w:t>
        </w:r>
      </w:ins>
      <w:ins w:id="189" w:author="Bush, Brian" w:date="2020-09-13T20:30:00Z">
        <w:r w:rsidR="00CE2A2B">
          <w:t>)</w:t>
        </w:r>
      </w:ins>
      <w:r>
        <w:t>, the more influential that input variable (row) is upon the output variable (column).</w:t>
      </w:r>
    </w:p>
    <w:p w14:paraId="7AB478D5" w14:textId="77777777" w:rsidR="00FC11F0" w:rsidRDefault="00FC11F0" w:rsidP="00FC11F0">
      <w:pPr>
        <w:pStyle w:val="Compact"/>
        <w:rPr>
          <w:rStyle w:val="VerbatimChar"/>
        </w:rPr>
      </w:pPr>
    </w:p>
    <w:p w14:paraId="788C8A19" w14:textId="65D14C31" w:rsidR="00FC11F0" w:rsidRDefault="00FC11F0" w:rsidP="00FC11F0">
      <w:pPr>
        <w:pStyle w:val="Compact"/>
        <w:keepNext/>
      </w:pPr>
      <w:del w:id="190" w:author="Bush, Brian" w:date="2020-09-13T19:16:00Z">
        <w:r w:rsidRPr="00981C7C" w:rsidDel="00E31F13">
          <w:rPr>
            <w:noProof/>
          </w:rPr>
          <w:lastRenderedPageBreak/>
          <w:drawing>
            <wp:inline distT="0" distB="0" distL="0" distR="0" wp14:anchorId="6D7D01C6" wp14:editId="0454AE2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43600"/>
                      </a:xfrm>
                      <a:prstGeom prst="rect">
                        <a:avLst/>
                      </a:prstGeom>
                    </pic:spPr>
                  </pic:pic>
                </a:graphicData>
              </a:graphic>
            </wp:inline>
          </w:drawing>
        </w:r>
      </w:del>
      <w:ins w:id="191" w:author="Bush, Brian" w:date="2020-09-13T19:16:00Z">
        <w:r w:rsidR="00E31F13">
          <w:rPr>
            <w:noProof/>
          </w:rPr>
          <w:lastRenderedPageBreak/>
          <w:drawing>
            <wp:inline distT="0" distB="0" distL="0" distR="0" wp14:anchorId="2964E89E" wp14:editId="330C0A6E">
              <wp:extent cx="5943612" cy="3657607"/>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text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p>
    <w:p w14:paraId="429AD1B3" w14:textId="020D2963" w:rsidR="00FC11F0" w:rsidRDefault="00FC11F0" w:rsidP="00FC11F0">
      <w:pPr>
        <w:pStyle w:val="Caption"/>
      </w:pPr>
      <w:bookmarkStart w:id="192" w:name="_Ref20317131"/>
      <w:r>
        <w:t xml:space="preserve">Figure </w:t>
      </w:r>
      <w:r>
        <w:fldChar w:fldCharType="begin"/>
      </w:r>
      <w:r>
        <w:instrText>SEQ Figure \* ARABIC</w:instrText>
      </w:r>
      <w:r>
        <w:fldChar w:fldCharType="separate"/>
      </w:r>
      <w:ins w:id="193" w:author="Bush, Brian" w:date="2020-09-13T20:40:00Z">
        <w:r w:rsidR="00935F09">
          <w:rPr>
            <w:noProof/>
          </w:rPr>
          <w:t>8</w:t>
        </w:r>
      </w:ins>
      <w:del w:id="194" w:author="Bush, Brian" w:date="2020-09-13T19:56:00Z">
        <w:r w:rsidR="00263E6D" w:rsidDel="007079E0">
          <w:rPr>
            <w:noProof/>
          </w:rPr>
          <w:delText>7</w:delText>
        </w:r>
      </w:del>
      <w:r>
        <w:fldChar w:fldCharType="end"/>
      </w:r>
      <w:bookmarkEnd w:id="192"/>
      <w:r>
        <w:t xml:space="preserve">. </w:t>
      </w:r>
      <w:commentRangeStart w:id="195"/>
      <w:commentRangeStart w:id="196"/>
      <w:r>
        <w:t>Value</w:t>
      </w:r>
      <w:commentRangeEnd w:id="195"/>
      <w:r w:rsidR="008A194A">
        <w:rPr>
          <w:rStyle w:val="CommentReference"/>
          <w:rFonts w:asciiTheme="minorHAnsi" w:hAnsiTheme="minorHAnsi"/>
          <w:bCs w:val="0"/>
        </w:rPr>
        <w:commentReference w:id="195"/>
      </w:r>
      <w:commentRangeEnd w:id="196"/>
      <w:r w:rsidR="00CE2A2B">
        <w:rPr>
          <w:rStyle w:val="CommentReference"/>
          <w:rFonts w:asciiTheme="minorHAnsi" w:hAnsiTheme="minorHAnsi"/>
          <w:bCs w:val="0"/>
        </w:rPr>
        <w:commentReference w:id="196"/>
      </w:r>
      <w:r>
        <w:t xml:space="preserve"> of the elementary-effects statistics sigma in 2050</w:t>
      </w:r>
      <w:ins w:id="197" w:author="Bush, Brian" w:date="2020-09-13T20:30:00Z">
        <w:r w:rsidR="00CE2A2B">
          <w:t>, summarized by input- and output-variable thematic category</w:t>
        </w:r>
      </w:ins>
      <w:ins w:id="198" w:author="Bush, Brian" w:date="2020-09-13T20:36:00Z">
        <w:r w:rsidR="00CE2A2B">
          <w:t xml:space="preserve"> (defined in </w:t>
        </w:r>
        <w:r w:rsidR="00CE2A2B">
          <w:fldChar w:fldCharType="begin"/>
        </w:r>
        <w:r w:rsidR="00CE2A2B">
          <w:instrText xml:space="preserve"> REF _Ref50919667 \h </w:instrText>
        </w:r>
        <w:r w:rsidR="00CE2A2B">
          <w:fldChar w:fldCharType="separate"/>
        </w:r>
      </w:ins>
      <w:ins w:id="199" w:author="Bush, Brian" w:date="2020-09-13T20:40:00Z">
        <w:r w:rsidR="00935F09">
          <w:t xml:space="preserve">Table </w:t>
        </w:r>
        <w:r w:rsidR="00935F09">
          <w:rPr>
            <w:noProof/>
          </w:rPr>
          <w:t>4</w:t>
        </w:r>
      </w:ins>
      <w:ins w:id="200" w:author="Bush, Brian" w:date="2020-09-13T20:36:00Z">
        <w:r w:rsidR="00CE2A2B">
          <w:fldChar w:fldCharType="end"/>
        </w:r>
        <w:r w:rsidR="00CE2A2B">
          <w:t xml:space="preserve"> and </w:t>
        </w:r>
        <w:r w:rsidR="00CE2A2B">
          <w:fldChar w:fldCharType="begin"/>
        </w:r>
        <w:r w:rsidR="00CE2A2B">
          <w:instrText xml:space="preserve"> REF _Ref50919669 \h </w:instrText>
        </w:r>
        <w:r w:rsidR="00CE2A2B">
          <w:fldChar w:fldCharType="separate"/>
        </w:r>
      </w:ins>
      <w:ins w:id="201" w:author="Bush, Brian" w:date="2020-09-13T20:40:00Z">
        <w:r w:rsidR="00935F09">
          <w:t xml:space="preserve">Table </w:t>
        </w:r>
        <w:r w:rsidR="00935F09">
          <w:rPr>
            <w:noProof/>
          </w:rPr>
          <w:t>5</w:t>
        </w:r>
      </w:ins>
      <w:ins w:id="202" w:author="Bush, Brian" w:date="2020-09-13T20:36:00Z">
        <w:r w:rsidR="00CE2A2B">
          <w:fldChar w:fldCharType="end"/>
        </w:r>
        <w:r w:rsidR="00CE2A2B">
          <w:t xml:space="preserve"> of the Appendix)</w:t>
        </w:r>
      </w:ins>
      <w:r>
        <w:t xml:space="preserve"> for the OAT experiment. The more highly ranked sigma is</w:t>
      </w:r>
      <w:ins w:id="203" w:author="Bush, Brian" w:date="2020-09-13T20:30:00Z">
        <w:r w:rsidR="00CE2A2B">
          <w:t xml:space="preserve"> (i.e., the lower the number)</w:t>
        </w:r>
      </w:ins>
      <w:r>
        <w:t>, the more influential that input variable (row) is upon the output variable (column).</w:t>
      </w:r>
    </w:p>
    <w:p w14:paraId="486B9A2A" w14:textId="77777777" w:rsidR="00FC11F0" w:rsidRDefault="00FC11F0" w:rsidP="00FC11F0">
      <w:pPr>
        <w:rPr>
          <w:bCs/>
          <w:sz w:val="20"/>
          <w:szCs w:val="18"/>
        </w:rPr>
      </w:pPr>
      <w:r>
        <w:br w:type="page"/>
      </w:r>
    </w:p>
    <w:p w14:paraId="63062ACD" w14:textId="2165A1A2" w:rsidR="00FC11F0" w:rsidRDefault="00286BC6" w:rsidP="00286BC6">
      <w:pPr>
        <w:pStyle w:val="Caption"/>
        <w:keepNext/>
        <w:rPr>
          <w:ins w:id="204" w:author="Bush, Brian" w:date="2020-09-13T20:23:00Z"/>
        </w:rPr>
      </w:pPr>
      <w:bookmarkStart w:id="205" w:name="_Ref44072702"/>
      <w:r>
        <w:lastRenderedPageBreak/>
        <w:t xml:space="preserve">Table </w:t>
      </w:r>
      <w:r>
        <w:fldChar w:fldCharType="begin"/>
      </w:r>
      <w:r>
        <w:instrText>SEQ Table \* ARABIC</w:instrText>
      </w:r>
      <w:r>
        <w:fldChar w:fldCharType="separate"/>
      </w:r>
      <w:r w:rsidR="00935F09">
        <w:rPr>
          <w:noProof/>
        </w:rPr>
        <w:t>3</w:t>
      </w:r>
      <w:r>
        <w:fldChar w:fldCharType="end"/>
      </w:r>
      <w:bookmarkEnd w:id="205"/>
      <w:r>
        <w:t xml:space="preserve">. </w:t>
      </w:r>
      <w:ins w:id="206" w:author="Bush, Brian" w:date="2020-09-13T20:24:00Z">
        <w:r w:rsidR="00B873BE">
          <w:t>Minimum r</w:t>
        </w:r>
      </w:ins>
      <w:del w:id="207" w:author="Bush, Brian" w:date="2020-09-13T20:24:00Z">
        <w:r w:rsidRPr="00EE37BE" w:rsidDel="00B873BE">
          <w:delText>R</w:delText>
        </w:r>
      </w:del>
      <w:r w:rsidRPr="00EE37BE">
        <w:t xml:space="preserve">anking of influence of input variables based on the mu-star and sigma statistics for elementary effects </w:t>
      </w:r>
      <w:ins w:id="208" w:author="Bush, Brian" w:date="2020-09-13T20:25:00Z">
        <w:r w:rsidR="00B873BE">
          <w:t xml:space="preserve">upon output variables </w:t>
        </w:r>
      </w:ins>
      <w:r w:rsidRPr="00EE37BE">
        <w:t>in the OAT experiment.</w:t>
      </w:r>
      <w:r w:rsidR="00FC11F0">
        <w:t xml:space="preserve"> </w:t>
      </w:r>
    </w:p>
    <w:tbl>
      <w:tblPr>
        <w:tblStyle w:val="TableGrid"/>
        <w:tblW w:w="0" w:type="auto"/>
        <w:tblLook w:val="0620" w:firstRow="1" w:lastRow="0" w:firstColumn="0" w:lastColumn="0" w:noHBand="1" w:noVBand="1"/>
        <w:tblPrChange w:id="209" w:author="Bush, Brian" w:date="2020-09-13T20:26:00Z">
          <w:tblPr>
            <w:tblStyle w:val="TableGrid"/>
            <w:tblW w:w="0" w:type="auto"/>
            <w:tblLook w:val="04A0" w:firstRow="1" w:lastRow="0" w:firstColumn="1" w:lastColumn="0" w:noHBand="0" w:noVBand="1"/>
          </w:tblPr>
        </w:tblPrChange>
      </w:tblPr>
      <w:tblGrid>
        <w:gridCol w:w="3560"/>
        <w:gridCol w:w="1589"/>
        <w:gridCol w:w="1589"/>
        <w:tblGridChange w:id="210">
          <w:tblGrid>
            <w:gridCol w:w="3116"/>
            <w:gridCol w:w="3117"/>
            <w:gridCol w:w="3117"/>
          </w:tblGrid>
        </w:tblGridChange>
      </w:tblGrid>
      <w:tr w:rsidR="00B873BE" w:rsidRPr="00B873BE" w14:paraId="03676D1D" w14:textId="77777777" w:rsidTr="00B873BE">
        <w:trPr>
          <w:ins w:id="211" w:author="Bush, Brian" w:date="2020-09-13T20:23:00Z"/>
        </w:trPr>
        <w:tc>
          <w:tcPr>
            <w:tcW w:w="0" w:type="auto"/>
            <w:tcPrChange w:id="212" w:author="Bush, Brian" w:date="2020-09-13T20:26:00Z">
              <w:tcPr>
                <w:tcW w:w="3116" w:type="dxa"/>
              </w:tcPr>
            </w:tcPrChange>
          </w:tcPr>
          <w:p w14:paraId="13D24A2D" w14:textId="27FC8504" w:rsidR="00B873BE" w:rsidRPr="00B873BE" w:rsidRDefault="00B873BE" w:rsidP="00CE2A2B">
            <w:pPr>
              <w:rPr>
                <w:ins w:id="213" w:author="Bush, Brian" w:date="2020-09-13T20:23:00Z"/>
                <w:b/>
                <w:bCs/>
                <w:sz w:val="20"/>
                <w:szCs w:val="20"/>
                <w:rPrChange w:id="214" w:author="Bush, Brian" w:date="2020-09-13T20:25:00Z">
                  <w:rPr>
                    <w:ins w:id="215" w:author="Bush, Brian" w:date="2020-09-13T20:23:00Z"/>
                  </w:rPr>
                </w:rPrChange>
              </w:rPr>
            </w:pPr>
            <w:ins w:id="216" w:author="Bush, Brian" w:date="2020-09-13T20:23:00Z">
              <w:r w:rsidRPr="00B873BE">
                <w:rPr>
                  <w:b/>
                  <w:bCs/>
                  <w:sz w:val="20"/>
                  <w:szCs w:val="20"/>
                  <w:rPrChange w:id="217" w:author="Bush, Brian" w:date="2020-09-13T20:25:00Z">
                    <w:rPr/>
                  </w:rPrChange>
                </w:rPr>
                <w:t>Input Vari</w:t>
              </w:r>
            </w:ins>
            <w:ins w:id="218" w:author="Bush, Brian" w:date="2020-09-13T20:24:00Z">
              <w:r w:rsidRPr="00B873BE">
                <w:rPr>
                  <w:b/>
                  <w:bCs/>
                  <w:sz w:val="20"/>
                  <w:szCs w:val="20"/>
                  <w:rPrChange w:id="219" w:author="Bush, Brian" w:date="2020-09-13T20:25:00Z">
                    <w:rPr/>
                  </w:rPrChange>
                </w:rPr>
                <w:t>able</w:t>
              </w:r>
            </w:ins>
          </w:p>
        </w:tc>
        <w:tc>
          <w:tcPr>
            <w:tcW w:w="0" w:type="auto"/>
            <w:tcPrChange w:id="220" w:author="Bush, Brian" w:date="2020-09-13T20:26:00Z">
              <w:tcPr>
                <w:tcW w:w="3117" w:type="dxa"/>
              </w:tcPr>
            </w:tcPrChange>
          </w:tcPr>
          <w:p w14:paraId="05745A80" w14:textId="10C60A38" w:rsidR="00B873BE" w:rsidRPr="00B873BE" w:rsidRDefault="00B873BE" w:rsidP="00CE2A2B">
            <w:pPr>
              <w:rPr>
                <w:ins w:id="221" w:author="Bush, Brian" w:date="2020-09-13T20:23:00Z"/>
                <w:b/>
                <w:bCs/>
                <w:sz w:val="20"/>
                <w:szCs w:val="20"/>
                <w:rPrChange w:id="222" w:author="Bush, Brian" w:date="2020-09-13T20:25:00Z">
                  <w:rPr>
                    <w:ins w:id="223" w:author="Bush, Brian" w:date="2020-09-13T20:23:00Z"/>
                  </w:rPr>
                </w:rPrChange>
              </w:rPr>
            </w:pPr>
            <w:ins w:id="224" w:author="Bush, Brian" w:date="2020-09-13T20:24:00Z">
              <w:r w:rsidRPr="00B873BE">
                <w:rPr>
                  <w:b/>
                  <w:bCs/>
                  <w:sz w:val="20"/>
                  <w:szCs w:val="20"/>
                  <w:rPrChange w:id="225" w:author="Bush, Brian" w:date="2020-09-13T20:25:00Z">
                    <w:rPr/>
                  </w:rPrChange>
                </w:rPr>
                <w:t>Minimum Rank</w:t>
              </w:r>
            </w:ins>
            <w:ins w:id="226" w:author="Bush, Brian" w:date="2020-09-13T20:38:00Z">
              <w:r w:rsidR="00CE2A2B">
                <w:rPr>
                  <w:b/>
                  <w:bCs/>
                  <w:sz w:val="20"/>
                  <w:szCs w:val="20"/>
                </w:rPr>
                <w:br/>
              </w:r>
            </w:ins>
            <w:ins w:id="227" w:author="Bush, Brian" w:date="2020-09-13T20:24:00Z">
              <w:r w:rsidRPr="00B873BE">
                <w:rPr>
                  <w:b/>
                  <w:bCs/>
                  <w:sz w:val="20"/>
                  <w:szCs w:val="20"/>
                  <w:rPrChange w:id="228" w:author="Bush, Brian" w:date="2020-09-13T20:25:00Z">
                    <w:rPr/>
                  </w:rPrChange>
                </w:rPr>
                <w:t>of mu-star</w:t>
              </w:r>
            </w:ins>
          </w:p>
        </w:tc>
        <w:tc>
          <w:tcPr>
            <w:tcW w:w="0" w:type="auto"/>
            <w:tcPrChange w:id="229" w:author="Bush, Brian" w:date="2020-09-13T20:26:00Z">
              <w:tcPr>
                <w:tcW w:w="3117" w:type="dxa"/>
              </w:tcPr>
            </w:tcPrChange>
          </w:tcPr>
          <w:p w14:paraId="5BC082D1" w14:textId="6C80E38B" w:rsidR="00B873BE" w:rsidRPr="00B873BE" w:rsidRDefault="00B873BE" w:rsidP="00CE2A2B">
            <w:pPr>
              <w:rPr>
                <w:ins w:id="230" w:author="Bush, Brian" w:date="2020-09-13T20:23:00Z"/>
                <w:b/>
                <w:bCs/>
                <w:sz w:val="20"/>
                <w:szCs w:val="20"/>
                <w:rPrChange w:id="231" w:author="Bush, Brian" w:date="2020-09-13T20:25:00Z">
                  <w:rPr>
                    <w:ins w:id="232" w:author="Bush, Brian" w:date="2020-09-13T20:23:00Z"/>
                  </w:rPr>
                </w:rPrChange>
              </w:rPr>
            </w:pPr>
            <w:ins w:id="233" w:author="Bush, Brian" w:date="2020-09-13T20:24:00Z">
              <w:r w:rsidRPr="00B873BE">
                <w:rPr>
                  <w:b/>
                  <w:bCs/>
                  <w:sz w:val="20"/>
                  <w:szCs w:val="20"/>
                  <w:rPrChange w:id="234" w:author="Bush, Brian" w:date="2020-09-13T20:25:00Z">
                    <w:rPr/>
                  </w:rPrChange>
                </w:rPr>
                <w:t>Minimum Rank</w:t>
              </w:r>
            </w:ins>
            <w:ins w:id="235" w:author="Bush, Brian" w:date="2020-09-13T20:38:00Z">
              <w:r w:rsidR="00CE2A2B">
                <w:rPr>
                  <w:b/>
                  <w:bCs/>
                  <w:sz w:val="20"/>
                  <w:szCs w:val="20"/>
                </w:rPr>
                <w:br/>
              </w:r>
            </w:ins>
            <w:ins w:id="236" w:author="Bush, Brian" w:date="2020-09-13T20:24:00Z">
              <w:r w:rsidRPr="00B873BE">
                <w:rPr>
                  <w:b/>
                  <w:bCs/>
                  <w:sz w:val="20"/>
                  <w:szCs w:val="20"/>
                  <w:rPrChange w:id="237" w:author="Bush, Brian" w:date="2020-09-13T20:25:00Z">
                    <w:rPr/>
                  </w:rPrChange>
                </w:rPr>
                <w:t>of sigma</w:t>
              </w:r>
            </w:ins>
          </w:p>
        </w:tc>
      </w:tr>
      <w:tr w:rsidR="00B873BE" w:rsidRPr="00B873BE" w14:paraId="05C2B1E1" w14:textId="77777777" w:rsidTr="00B873BE">
        <w:trPr>
          <w:ins w:id="238" w:author="Bush, Brian" w:date="2020-09-13T20:23:00Z"/>
        </w:trPr>
        <w:tc>
          <w:tcPr>
            <w:tcW w:w="0" w:type="auto"/>
            <w:tcPrChange w:id="239" w:author="Bush, Brian" w:date="2020-09-13T20:26:00Z">
              <w:tcPr>
                <w:tcW w:w="3116" w:type="dxa"/>
              </w:tcPr>
            </w:tcPrChange>
          </w:tcPr>
          <w:p w14:paraId="31D19534" w14:textId="77777777" w:rsidR="00B873BE" w:rsidRPr="00B873BE" w:rsidRDefault="00B873BE" w:rsidP="00CE2A2B">
            <w:pPr>
              <w:rPr>
                <w:ins w:id="240" w:author="Bush, Brian" w:date="2020-09-13T20:23:00Z"/>
                <w:sz w:val="20"/>
                <w:szCs w:val="20"/>
                <w:rPrChange w:id="241" w:author="Bush, Brian" w:date="2020-09-13T20:25:00Z">
                  <w:rPr>
                    <w:ins w:id="242" w:author="Bush, Brian" w:date="2020-09-13T20:23:00Z"/>
                  </w:rPr>
                </w:rPrChange>
              </w:rPr>
            </w:pPr>
            <w:ins w:id="243" w:author="Bush, Brian" w:date="2020-09-13T20:23:00Z">
              <w:r w:rsidRPr="00B873BE">
                <w:rPr>
                  <w:sz w:val="20"/>
                  <w:szCs w:val="20"/>
                  <w:rPrChange w:id="244" w:author="Bush, Brian" w:date="2020-09-13T20:25:00Z">
                    <w:rPr/>
                  </w:rPrChange>
                </w:rPr>
                <w:t>bioproduct performance advantage</w:t>
              </w:r>
            </w:ins>
          </w:p>
        </w:tc>
        <w:tc>
          <w:tcPr>
            <w:tcW w:w="0" w:type="auto"/>
            <w:tcPrChange w:id="245" w:author="Bush, Brian" w:date="2020-09-13T20:26:00Z">
              <w:tcPr>
                <w:tcW w:w="3117" w:type="dxa"/>
              </w:tcPr>
            </w:tcPrChange>
          </w:tcPr>
          <w:p w14:paraId="5055B10C" w14:textId="77777777" w:rsidR="00B873BE" w:rsidRPr="00B873BE" w:rsidRDefault="00B873BE" w:rsidP="00CE2A2B">
            <w:pPr>
              <w:jc w:val="right"/>
              <w:rPr>
                <w:ins w:id="246" w:author="Bush, Brian" w:date="2020-09-13T20:23:00Z"/>
                <w:sz w:val="20"/>
                <w:szCs w:val="20"/>
                <w:rPrChange w:id="247" w:author="Bush, Brian" w:date="2020-09-13T20:25:00Z">
                  <w:rPr>
                    <w:ins w:id="248" w:author="Bush, Brian" w:date="2020-09-13T20:23:00Z"/>
                  </w:rPr>
                </w:rPrChange>
              </w:rPr>
              <w:pPrChange w:id="249" w:author="Bush, Brian" w:date="2020-09-13T20:38:00Z">
                <w:pPr/>
              </w:pPrChange>
            </w:pPr>
            <w:ins w:id="250" w:author="Bush, Brian" w:date="2020-09-13T20:23:00Z">
              <w:r w:rsidRPr="00B873BE">
                <w:rPr>
                  <w:sz w:val="20"/>
                  <w:szCs w:val="20"/>
                  <w:rPrChange w:id="251" w:author="Bush, Brian" w:date="2020-09-13T20:25:00Z">
                    <w:rPr/>
                  </w:rPrChange>
                </w:rPr>
                <w:t>1.0</w:t>
              </w:r>
            </w:ins>
          </w:p>
        </w:tc>
        <w:tc>
          <w:tcPr>
            <w:tcW w:w="0" w:type="auto"/>
            <w:tcPrChange w:id="252" w:author="Bush, Brian" w:date="2020-09-13T20:26:00Z">
              <w:tcPr>
                <w:tcW w:w="3117" w:type="dxa"/>
              </w:tcPr>
            </w:tcPrChange>
          </w:tcPr>
          <w:p w14:paraId="02760C4E" w14:textId="77777777" w:rsidR="00B873BE" w:rsidRPr="00B873BE" w:rsidRDefault="00B873BE" w:rsidP="00CE2A2B">
            <w:pPr>
              <w:jc w:val="right"/>
              <w:rPr>
                <w:ins w:id="253" w:author="Bush, Brian" w:date="2020-09-13T20:23:00Z"/>
                <w:sz w:val="20"/>
                <w:szCs w:val="20"/>
                <w:rPrChange w:id="254" w:author="Bush, Brian" w:date="2020-09-13T20:25:00Z">
                  <w:rPr>
                    <w:ins w:id="255" w:author="Bush, Brian" w:date="2020-09-13T20:23:00Z"/>
                  </w:rPr>
                </w:rPrChange>
              </w:rPr>
              <w:pPrChange w:id="256" w:author="Bush, Brian" w:date="2020-09-13T20:38:00Z">
                <w:pPr/>
              </w:pPrChange>
            </w:pPr>
            <w:ins w:id="257" w:author="Bush, Brian" w:date="2020-09-13T20:23:00Z">
              <w:r w:rsidRPr="00B873BE">
                <w:rPr>
                  <w:sz w:val="20"/>
                  <w:szCs w:val="20"/>
                  <w:rPrChange w:id="258" w:author="Bush, Brian" w:date="2020-09-13T20:25:00Z">
                    <w:rPr/>
                  </w:rPrChange>
                </w:rPr>
                <w:t>1.0</w:t>
              </w:r>
            </w:ins>
          </w:p>
        </w:tc>
      </w:tr>
      <w:tr w:rsidR="00B873BE" w:rsidRPr="00B873BE" w14:paraId="714BA80E" w14:textId="77777777" w:rsidTr="00B873BE">
        <w:trPr>
          <w:ins w:id="259" w:author="Bush, Brian" w:date="2020-09-13T20:23:00Z"/>
        </w:trPr>
        <w:tc>
          <w:tcPr>
            <w:tcW w:w="0" w:type="auto"/>
            <w:tcPrChange w:id="260" w:author="Bush, Brian" w:date="2020-09-13T20:26:00Z">
              <w:tcPr>
                <w:tcW w:w="3116" w:type="dxa"/>
              </w:tcPr>
            </w:tcPrChange>
          </w:tcPr>
          <w:p w14:paraId="192EB84B" w14:textId="77777777" w:rsidR="00B873BE" w:rsidRPr="00B873BE" w:rsidRDefault="00B873BE" w:rsidP="00CE2A2B">
            <w:pPr>
              <w:rPr>
                <w:ins w:id="261" w:author="Bush, Brian" w:date="2020-09-13T20:23:00Z"/>
                <w:sz w:val="20"/>
                <w:szCs w:val="20"/>
                <w:rPrChange w:id="262" w:author="Bush, Brian" w:date="2020-09-13T20:25:00Z">
                  <w:rPr>
                    <w:ins w:id="263" w:author="Bush, Brian" w:date="2020-09-13T20:23:00Z"/>
                  </w:rPr>
                </w:rPrChange>
              </w:rPr>
            </w:pPr>
            <w:ins w:id="264" w:author="Bush, Brian" w:date="2020-09-13T20:23:00Z">
              <w:r w:rsidRPr="00B873BE">
                <w:rPr>
                  <w:sz w:val="20"/>
                  <w:szCs w:val="20"/>
                  <w:rPrChange w:id="265" w:author="Bush, Brian" w:date="2020-09-13T20:25:00Z">
                    <w:rPr/>
                  </w:rPrChange>
                </w:rPr>
                <w:t>commercial variable operating cost input</w:t>
              </w:r>
            </w:ins>
          </w:p>
        </w:tc>
        <w:tc>
          <w:tcPr>
            <w:tcW w:w="0" w:type="auto"/>
            <w:tcPrChange w:id="266" w:author="Bush, Brian" w:date="2020-09-13T20:26:00Z">
              <w:tcPr>
                <w:tcW w:w="3117" w:type="dxa"/>
              </w:tcPr>
            </w:tcPrChange>
          </w:tcPr>
          <w:p w14:paraId="3060DE85" w14:textId="77777777" w:rsidR="00B873BE" w:rsidRPr="00B873BE" w:rsidRDefault="00B873BE" w:rsidP="00CE2A2B">
            <w:pPr>
              <w:jc w:val="right"/>
              <w:rPr>
                <w:ins w:id="267" w:author="Bush, Brian" w:date="2020-09-13T20:23:00Z"/>
                <w:sz w:val="20"/>
                <w:szCs w:val="20"/>
                <w:rPrChange w:id="268" w:author="Bush, Brian" w:date="2020-09-13T20:25:00Z">
                  <w:rPr>
                    <w:ins w:id="269" w:author="Bush, Brian" w:date="2020-09-13T20:23:00Z"/>
                  </w:rPr>
                </w:rPrChange>
              </w:rPr>
              <w:pPrChange w:id="270" w:author="Bush, Brian" w:date="2020-09-13T20:38:00Z">
                <w:pPr/>
              </w:pPrChange>
            </w:pPr>
            <w:ins w:id="271" w:author="Bush, Brian" w:date="2020-09-13T20:23:00Z">
              <w:r w:rsidRPr="00B873BE">
                <w:rPr>
                  <w:sz w:val="20"/>
                  <w:szCs w:val="20"/>
                  <w:rPrChange w:id="272" w:author="Bush, Brian" w:date="2020-09-13T20:25:00Z">
                    <w:rPr/>
                  </w:rPrChange>
                </w:rPr>
                <w:t>1.0</w:t>
              </w:r>
            </w:ins>
          </w:p>
        </w:tc>
        <w:tc>
          <w:tcPr>
            <w:tcW w:w="0" w:type="auto"/>
            <w:tcPrChange w:id="273" w:author="Bush, Brian" w:date="2020-09-13T20:26:00Z">
              <w:tcPr>
                <w:tcW w:w="3117" w:type="dxa"/>
              </w:tcPr>
            </w:tcPrChange>
          </w:tcPr>
          <w:p w14:paraId="0F455146" w14:textId="77777777" w:rsidR="00B873BE" w:rsidRPr="00B873BE" w:rsidRDefault="00B873BE" w:rsidP="00CE2A2B">
            <w:pPr>
              <w:jc w:val="right"/>
              <w:rPr>
                <w:ins w:id="274" w:author="Bush, Brian" w:date="2020-09-13T20:23:00Z"/>
                <w:sz w:val="20"/>
                <w:szCs w:val="20"/>
                <w:rPrChange w:id="275" w:author="Bush, Brian" w:date="2020-09-13T20:25:00Z">
                  <w:rPr>
                    <w:ins w:id="276" w:author="Bush, Brian" w:date="2020-09-13T20:23:00Z"/>
                  </w:rPr>
                </w:rPrChange>
              </w:rPr>
              <w:pPrChange w:id="277" w:author="Bush, Brian" w:date="2020-09-13T20:38:00Z">
                <w:pPr/>
              </w:pPrChange>
            </w:pPr>
            <w:ins w:id="278" w:author="Bush, Brian" w:date="2020-09-13T20:23:00Z">
              <w:r w:rsidRPr="00B873BE">
                <w:rPr>
                  <w:sz w:val="20"/>
                  <w:szCs w:val="20"/>
                  <w:rPrChange w:id="279" w:author="Bush, Brian" w:date="2020-09-13T20:25:00Z">
                    <w:rPr/>
                  </w:rPrChange>
                </w:rPr>
                <w:t>1.0</w:t>
              </w:r>
            </w:ins>
          </w:p>
        </w:tc>
      </w:tr>
      <w:tr w:rsidR="00B873BE" w:rsidRPr="00B873BE" w14:paraId="35E0A46C" w14:textId="77777777" w:rsidTr="00B873BE">
        <w:trPr>
          <w:ins w:id="280" w:author="Bush, Brian" w:date="2020-09-13T20:23:00Z"/>
        </w:trPr>
        <w:tc>
          <w:tcPr>
            <w:tcW w:w="0" w:type="auto"/>
            <w:tcPrChange w:id="281" w:author="Bush, Brian" w:date="2020-09-13T20:26:00Z">
              <w:tcPr>
                <w:tcW w:w="3116" w:type="dxa"/>
              </w:tcPr>
            </w:tcPrChange>
          </w:tcPr>
          <w:p w14:paraId="7E7B1D6D" w14:textId="77777777" w:rsidR="00B873BE" w:rsidRPr="00B873BE" w:rsidRDefault="00B873BE" w:rsidP="00CE2A2B">
            <w:pPr>
              <w:rPr>
                <w:ins w:id="282" w:author="Bush, Brian" w:date="2020-09-13T20:23:00Z"/>
                <w:sz w:val="20"/>
                <w:szCs w:val="20"/>
                <w:rPrChange w:id="283" w:author="Bush, Brian" w:date="2020-09-13T20:25:00Z">
                  <w:rPr>
                    <w:ins w:id="284" w:author="Bush, Brian" w:date="2020-09-13T20:23:00Z"/>
                  </w:rPr>
                </w:rPrChange>
              </w:rPr>
            </w:pPr>
            <w:ins w:id="285" w:author="Bush, Brian" w:date="2020-09-13T20:23:00Z">
              <w:r w:rsidRPr="00B873BE">
                <w:rPr>
                  <w:sz w:val="20"/>
                  <w:szCs w:val="20"/>
                  <w:rPrChange w:id="286" w:author="Bush, Brian" w:date="2020-09-13T20:25:00Z">
                    <w:rPr/>
                  </w:rPrChange>
                </w:rPr>
                <w:t>random stream</w:t>
              </w:r>
            </w:ins>
          </w:p>
        </w:tc>
        <w:tc>
          <w:tcPr>
            <w:tcW w:w="0" w:type="auto"/>
            <w:tcPrChange w:id="287" w:author="Bush, Brian" w:date="2020-09-13T20:26:00Z">
              <w:tcPr>
                <w:tcW w:w="3117" w:type="dxa"/>
              </w:tcPr>
            </w:tcPrChange>
          </w:tcPr>
          <w:p w14:paraId="5424DC40" w14:textId="77777777" w:rsidR="00B873BE" w:rsidRPr="00B873BE" w:rsidRDefault="00B873BE" w:rsidP="00CE2A2B">
            <w:pPr>
              <w:jc w:val="right"/>
              <w:rPr>
                <w:ins w:id="288" w:author="Bush, Brian" w:date="2020-09-13T20:23:00Z"/>
                <w:sz w:val="20"/>
                <w:szCs w:val="20"/>
                <w:rPrChange w:id="289" w:author="Bush, Brian" w:date="2020-09-13T20:25:00Z">
                  <w:rPr>
                    <w:ins w:id="290" w:author="Bush, Brian" w:date="2020-09-13T20:23:00Z"/>
                  </w:rPr>
                </w:rPrChange>
              </w:rPr>
              <w:pPrChange w:id="291" w:author="Bush, Brian" w:date="2020-09-13T20:38:00Z">
                <w:pPr/>
              </w:pPrChange>
            </w:pPr>
            <w:ins w:id="292" w:author="Bush, Brian" w:date="2020-09-13T20:23:00Z">
              <w:r w:rsidRPr="00B873BE">
                <w:rPr>
                  <w:sz w:val="20"/>
                  <w:szCs w:val="20"/>
                  <w:rPrChange w:id="293" w:author="Bush, Brian" w:date="2020-09-13T20:25:00Z">
                    <w:rPr/>
                  </w:rPrChange>
                </w:rPr>
                <w:t>1.0</w:t>
              </w:r>
            </w:ins>
          </w:p>
        </w:tc>
        <w:tc>
          <w:tcPr>
            <w:tcW w:w="0" w:type="auto"/>
            <w:tcPrChange w:id="294" w:author="Bush, Brian" w:date="2020-09-13T20:26:00Z">
              <w:tcPr>
                <w:tcW w:w="3117" w:type="dxa"/>
              </w:tcPr>
            </w:tcPrChange>
          </w:tcPr>
          <w:p w14:paraId="2522749E" w14:textId="77777777" w:rsidR="00B873BE" w:rsidRPr="00B873BE" w:rsidRDefault="00B873BE" w:rsidP="00CE2A2B">
            <w:pPr>
              <w:jc w:val="right"/>
              <w:rPr>
                <w:ins w:id="295" w:author="Bush, Brian" w:date="2020-09-13T20:23:00Z"/>
                <w:sz w:val="20"/>
                <w:szCs w:val="20"/>
                <w:rPrChange w:id="296" w:author="Bush, Brian" w:date="2020-09-13T20:25:00Z">
                  <w:rPr>
                    <w:ins w:id="297" w:author="Bush, Brian" w:date="2020-09-13T20:23:00Z"/>
                  </w:rPr>
                </w:rPrChange>
              </w:rPr>
              <w:pPrChange w:id="298" w:author="Bush, Brian" w:date="2020-09-13T20:38:00Z">
                <w:pPr/>
              </w:pPrChange>
            </w:pPr>
            <w:ins w:id="299" w:author="Bush, Brian" w:date="2020-09-13T20:23:00Z">
              <w:r w:rsidRPr="00B873BE">
                <w:rPr>
                  <w:sz w:val="20"/>
                  <w:szCs w:val="20"/>
                  <w:rPrChange w:id="300" w:author="Bush, Brian" w:date="2020-09-13T20:25:00Z">
                    <w:rPr/>
                  </w:rPrChange>
                </w:rPr>
                <w:t>1.0</w:t>
              </w:r>
            </w:ins>
          </w:p>
        </w:tc>
      </w:tr>
      <w:tr w:rsidR="00B873BE" w:rsidRPr="00B873BE" w14:paraId="649917EB" w14:textId="77777777" w:rsidTr="00B873BE">
        <w:trPr>
          <w:ins w:id="301" w:author="Bush, Brian" w:date="2020-09-13T20:23:00Z"/>
        </w:trPr>
        <w:tc>
          <w:tcPr>
            <w:tcW w:w="0" w:type="auto"/>
            <w:tcPrChange w:id="302" w:author="Bush, Brian" w:date="2020-09-13T20:26:00Z">
              <w:tcPr>
                <w:tcW w:w="3116" w:type="dxa"/>
              </w:tcPr>
            </w:tcPrChange>
          </w:tcPr>
          <w:p w14:paraId="0610809B" w14:textId="77777777" w:rsidR="00B873BE" w:rsidRPr="00B873BE" w:rsidRDefault="00B873BE" w:rsidP="00CE2A2B">
            <w:pPr>
              <w:rPr>
                <w:ins w:id="303" w:author="Bush, Brian" w:date="2020-09-13T20:23:00Z"/>
                <w:sz w:val="20"/>
                <w:szCs w:val="20"/>
                <w:rPrChange w:id="304" w:author="Bush, Brian" w:date="2020-09-13T20:25:00Z">
                  <w:rPr>
                    <w:ins w:id="305" w:author="Bush, Brian" w:date="2020-09-13T20:23:00Z"/>
                  </w:rPr>
                </w:rPrChange>
              </w:rPr>
            </w:pPr>
            <w:ins w:id="306" w:author="Bush, Brian" w:date="2020-09-13T20:23:00Z">
              <w:r w:rsidRPr="00B873BE">
                <w:rPr>
                  <w:sz w:val="20"/>
                  <w:szCs w:val="20"/>
                  <w:rPrChange w:id="307" w:author="Bush, Brian" w:date="2020-09-13T20:25:00Z">
                    <w:rPr/>
                  </w:rPrChange>
                </w:rPr>
                <w:t>bioproduct long term price</w:t>
              </w:r>
            </w:ins>
          </w:p>
        </w:tc>
        <w:tc>
          <w:tcPr>
            <w:tcW w:w="0" w:type="auto"/>
            <w:tcPrChange w:id="308" w:author="Bush, Brian" w:date="2020-09-13T20:26:00Z">
              <w:tcPr>
                <w:tcW w:w="3117" w:type="dxa"/>
              </w:tcPr>
            </w:tcPrChange>
          </w:tcPr>
          <w:p w14:paraId="422264B8" w14:textId="77777777" w:rsidR="00B873BE" w:rsidRPr="00B873BE" w:rsidRDefault="00B873BE" w:rsidP="00CE2A2B">
            <w:pPr>
              <w:jc w:val="right"/>
              <w:rPr>
                <w:ins w:id="309" w:author="Bush, Brian" w:date="2020-09-13T20:23:00Z"/>
                <w:sz w:val="20"/>
                <w:szCs w:val="20"/>
                <w:rPrChange w:id="310" w:author="Bush, Brian" w:date="2020-09-13T20:25:00Z">
                  <w:rPr>
                    <w:ins w:id="311" w:author="Bush, Brian" w:date="2020-09-13T20:23:00Z"/>
                  </w:rPr>
                </w:rPrChange>
              </w:rPr>
              <w:pPrChange w:id="312" w:author="Bush, Brian" w:date="2020-09-13T20:38:00Z">
                <w:pPr/>
              </w:pPrChange>
            </w:pPr>
            <w:ins w:id="313" w:author="Bush, Brian" w:date="2020-09-13T20:23:00Z">
              <w:r w:rsidRPr="00B873BE">
                <w:rPr>
                  <w:sz w:val="20"/>
                  <w:szCs w:val="20"/>
                  <w:rPrChange w:id="314" w:author="Bush, Brian" w:date="2020-09-13T20:25:00Z">
                    <w:rPr/>
                  </w:rPrChange>
                </w:rPr>
                <w:t>1.0</w:t>
              </w:r>
            </w:ins>
          </w:p>
        </w:tc>
        <w:tc>
          <w:tcPr>
            <w:tcW w:w="0" w:type="auto"/>
            <w:tcPrChange w:id="315" w:author="Bush, Brian" w:date="2020-09-13T20:26:00Z">
              <w:tcPr>
                <w:tcW w:w="3117" w:type="dxa"/>
              </w:tcPr>
            </w:tcPrChange>
          </w:tcPr>
          <w:p w14:paraId="3C7EB957" w14:textId="77777777" w:rsidR="00B873BE" w:rsidRPr="00B873BE" w:rsidRDefault="00B873BE" w:rsidP="00CE2A2B">
            <w:pPr>
              <w:jc w:val="right"/>
              <w:rPr>
                <w:ins w:id="316" w:author="Bush, Brian" w:date="2020-09-13T20:23:00Z"/>
                <w:sz w:val="20"/>
                <w:szCs w:val="20"/>
                <w:rPrChange w:id="317" w:author="Bush, Brian" w:date="2020-09-13T20:25:00Z">
                  <w:rPr>
                    <w:ins w:id="318" w:author="Bush, Brian" w:date="2020-09-13T20:23:00Z"/>
                  </w:rPr>
                </w:rPrChange>
              </w:rPr>
              <w:pPrChange w:id="319" w:author="Bush, Brian" w:date="2020-09-13T20:38:00Z">
                <w:pPr/>
              </w:pPrChange>
            </w:pPr>
            <w:ins w:id="320" w:author="Bush, Brian" w:date="2020-09-13T20:23:00Z">
              <w:r w:rsidRPr="00B873BE">
                <w:rPr>
                  <w:sz w:val="20"/>
                  <w:szCs w:val="20"/>
                  <w:rPrChange w:id="321" w:author="Bush, Brian" w:date="2020-09-13T20:25:00Z">
                    <w:rPr/>
                  </w:rPrChange>
                </w:rPr>
                <w:t>2.0</w:t>
              </w:r>
            </w:ins>
          </w:p>
        </w:tc>
      </w:tr>
      <w:tr w:rsidR="00B873BE" w:rsidRPr="00B873BE" w14:paraId="23013E30" w14:textId="77777777" w:rsidTr="00B873BE">
        <w:trPr>
          <w:ins w:id="322" w:author="Bush, Brian" w:date="2020-09-13T20:23:00Z"/>
        </w:trPr>
        <w:tc>
          <w:tcPr>
            <w:tcW w:w="0" w:type="auto"/>
            <w:tcPrChange w:id="323" w:author="Bush, Brian" w:date="2020-09-13T20:26:00Z">
              <w:tcPr>
                <w:tcW w:w="3116" w:type="dxa"/>
              </w:tcPr>
            </w:tcPrChange>
          </w:tcPr>
          <w:p w14:paraId="60377FFD" w14:textId="77777777" w:rsidR="00B873BE" w:rsidRPr="00B873BE" w:rsidRDefault="00B873BE" w:rsidP="00CE2A2B">
            <w:pPr>
              <w:rPr>
                <w:ins w:id="324" w:author="Bush, Brian" w:date="2020-09-13T20:23:00Z"/>
                <w:sz w:val="20"/>
                <w:szCs w:val="20"/>
                <w:rPrChange w:id="325" w:author="Bush, Brian" w:date="2020-09-13T20:25:00Z">
                  <w:rPr>
                    <w:ins w:id="326" w:author="Bush, Brian" w:date="2020-09-13T20:23:00Z"/>
                  </w:rPr>
                </w:rPrChange>
              </w:rPr>
            </w:pPr>
            <w:ins w:id="327" w:author="Bush, Brian" w:date="2020-09-13T20:23:00Z">
              <w:r w:rsidRPr="00B873BE">
                <w:rPr>
                  <w:sz w:val="20"/>
                  <w:szCs w:val="20"/>
                  <w:rPrChange w:id="328" w:author="Bush, Brian" w:date="2020-09-13T20:25:00Z">
                    <w:rPr/>
                  </w:rPrChange>
                </w:rPr>
                <w:t>commercial plant capacity</w:t>
              </w:r>
            </w:ins>
          </w:p>
        </w:tc>
        <w:tc>
          <w:tcPr>
            <w:tcW w:w="0" w:type="auto"/>
            <w:tcPrChange w:id="329" w:author="Bush, Brian" w:date="2020-09-13T20:26:00Z">
              <w:tcPr>
                <w:tcW w:w="3117" w:type="dxa"/>
              </w:tcPr>
            </w:tcPrChange>
          </w:tcPr>
          <w:p w14:paraId="4C360326" w14:textId="77777777" w:rsidR="00B873BE" w:rsidRPr="00B873BE" w:rsidRDefault="00B873BE" w:rsidP="00CE2A2B">
            <w:pPr>
              <w:jc w:val="right"/>
              <w:rPr>
                <w:ins w:id="330" w:author="Bush, Brian" w:date="2020-09-13T20:23:00Z"/>
                <w:sz w:val="20"/>
                <w:szCs w:val="20"/>
                <w:rPrChange w:id="331" w:author="Bush, Brian" w:date="2020-09-13T20:25:00Z">
                  <w:rPr>
                    <w:ins w:id="332" w:author="Bush, Brian" w:date="2020-09-13T20:23:00Z"/>
                  </w:rPr>
                </w:rPrChange>
              </w:rPr>
              <w:pPrChange w:id="333" w:author="Bush, Brian" w:date="2020-09-13T20:38:00Z">
                <w:pPr/>
              </w:pPrChange>
            </w:pPr>
            <w:ins w:id="334" w:author="Bush, Brian" w:date="2020-09-13T20:23:00Z">
              <w:r w:rsidRPr="00B873BE">
                <w:rPr>
                  <w:sz w:val="20"/>
                  <w:szCs w:val="20"/>
                  <w:rPrChange w:id="335" w:author="Bush, Brian" w:date="2020-09-13T20:25:00Z">
                    <w:rPr/>
                  </w:rPrChange>
                </w:rPr>
                <w:t>1.5</w:t>
              </w:r>
            </w:ins>
          </w:p>
        </w:tc>
        <w:tc>
          <w:tcPr>
            <w:tcW w:w="0" w:type="auto"/>
            <w:tcPrChange w:id="336" w:author="Bush, Brian" w:date="2020-09-13T20:26:00Z">
              <w:tcPr>
                <w:tcW w:w="3117" w:type="dxa"/>
              </w:tcPr>
            </w:tcPrChange>
          </w:tcPr>
          <w:p w14:paraId="4F239468" w14:textId="77777777" w:rsidR="00B873BE" w:rsidRPr="00B873BE" w:rsidRDefault="00B873BE" w:rsidP="00CE2A2B">
            <w:pPr>
              <w:jc w:val="right"/>
              <w:rPr>
                <w:ins w:id="337" w:author="Bush, Brian" w:date="2020-09-13T20:23:00Z"/>
                <w:sz w:val="20"/>
                <w:szCs w:val="20"/>
                <w:rPrChange w:id="338" w:author="Bush, Brian" w:date="2020-09-13T20:25:00Z">
                  <w:rPr>
                    <w:ins w:id="339" w:author="Bush, Brian" w:date="2020-09-13T20:23:00Z"/>
                  </w:rPr>
                </w:rPrChange>
              </w:rPr>
              <w:pPrChange w:id="340" w:author="Bush, Brian" w:date="2020-09-13T20:38:00Z">
                <w:pPr/>
              </w:pPrChange>
            </w:pPr>
            <w:ins w:id="341" w:author="Bush, Brian" w:date="2020-09-13T20:23:00Z">
              <w:r w:rsidRPr="00B873BE">
                <w:rPr>
                  <w:sz w:val="20"/>
                  <w:szCs w:val="20"/>
                  <w:rPrChange w:id="342" w:author="Bush, Brian" w:date="2020-09-13T20:25:00Z">
                    <w:rPr/>
                  </w:rPrChange>
                </w:rPr>
                <w:t>1.5</w:t>
              </w:r>
            </w:ins>
          </w:p>
        </w:tc>
      </w:tr>
      <w:tr w:rsidR="00B873BE" w:rsidRPr="00B873BE" w14:paraId="020B228B" w14:textId="77777777" w:rsidTr="00B873BE">
        <w:trPr>
          <w:ins w:id="343" w:author="Bush, Brian" w:date="2020-09-13T20:23:00Z"/>
        </w:trPr>
        <w:tc>
          <w:tcPr>
            <w:tcW w:w="0" w:type="auto"/>
            <w:tcPrChange w:id="344" w:author="Bush, Brian" w:date="2020-09-13T20:26:00Z">
              <w:tcPr>
                <w:tcW w:w="3116" w:type="dxa"/>
              </w:tcPr>
            </w:tcPrChange>
          </w:tcPr>
          <w:p w14:paraId="01BB7A34" w14:textId="77777777" w:rsidR="00B873BE" w:rsidRPr="00B873BE" w:rsidRDefault="00B873BE" w:rsidP="00CE2A2B">
            <w:pPr>
              <w:rPr>
                <w:ins w:id="345" w:author="Bush, Brian" w:date="2020-09-13T20:23:00Z"/>
                <w:sz w:val="20"/>
                <w:szCs w:val="20"/>
                <w:rPrChange w:id="346" w:author="Bush, Brian" w:date="2020-09-13T20:25:00Z">
                  <w:rPr>
                    <w:ins w:id="347" w:author="Bush, Brian" w:date="2020-09-13T20:23:00Z"/>
                  </w:rPr>
                </w:rPrChange>
              </w:rPr>
            </w:pPr>
            <w:ins w:id="348" w:author="Bush, Brian" w:date="2020-09-13T20:23:00Z">
              <w:r w:rsidRPr="00B873BE">
                <w:rPr>
                  <w:sz w:val="20"/>
                  <w:szCs w:val="20"/>
                  <w:rPrChange w:id="349" w:author="Bush, Brian" w:date="2020-09-13T20:25:00Z">
                    <w:rPr/>
                  </w:rPrChange>
                </w:rPr>
                <w:t>initial market size</w:t>
              </w:r>
            </w:ins>
          </w:p>
        </w:tc>
        <w:tc>
          <w:tcPr>
            <w:tcW w:w="0" w:type="auto"/>
            <w:tcPrChange w:id="350" w:author="Bush, Brian" w:date="2020-09-13T20:26:00Z">
              <w:tcPr>
                <w:tcW w:w="3117" w:type="dxa"/>
              </w:tcPr>
            </w:tcPrChange>
          </w:tcPr>
          <w:p w14:paraId="104BCA4D" w14:textId="77777777" w:rsidR="00B873BE" w:rsidRPr="00B873BE" w:rsidRDefault="00B873BE" w:rsidP="00CE2A2B">
            <w:pPr>
              <w:jc w:val="right"/>
              <w:rPr>
                <w:ins w:id="351" w:author="Bush, Brian" w:date="2020-09-13T20:23:00Z"/>
                <w:sz w:val="20"/>
                <w:szCs w:val="20"/>
                <w:rPrChange w:id="352" w:author="Bush, Brian" w:date="2020-09-13T20:25:00Z">
                  <w:rPr>
                    <w:ins w:id="353" w:author="Bush, Brian" w:date="2020-09-13T20:23:00Z"/>
                  </w:rPr>
                </w:rPrChange>
              </w:rPr>
              <w:pPrChange w:id="354" w:author="Bush, Brian" w:date="2020-09-13T20:38:00Z">
                <w:pPr/>
              </w:pPrChange>
            </w:pPr>
            <w:ins w:id="355" w:author="Bush, Brian" w:date="2020-09-13T20:23:00Z">
              <w:r w:rsidRPr="00B873BE">
                <w:rPr>
                  <w:sz w:val="20"/>
                  <w:szCs w:val="20"/>
                  <w:rPrChange w:id="356" w:author="Bush, Brian" w:date="2020-09-13T20:25:00Z">
                    <w:rPr/>
                  </w:rPrChange>
                </w:rPr>
                <w:t>1.0</w:t>
              </w:r>
            </w:ins>
          </w:p>
        </w:tc>
        <w:tc>
          <w:tcPr>
            <w:tcW w:w="0" w:type="auto"/>
            <w:tcPrChange w:id="357" w:author="Bush, Brian" w:date="2020-09-13T20:26:00Z">
              <w:tcPr>
                <w:tcW w:w="3117" w:type="dxa"/>
              </w:tcPr>
            </w:tcPrChange>
          </w:tcPr>
          <w:p w14:paraId="469CA24C" w14:textId="77777777" w:rsidR="00B873BE" w:rsidRPr="00B873BE" w:rsidRDefault="00B873BE" w:rsidP="00CE2A2B">
            <w:pPr>
              <w:jc w:val="right"/>
              <w:rPr>
                <w:ins w:id="358" w:author="Bush, Brian" w:date="2020-09-13T20:23:00Z"/>
                <w:sz w:val="20"/>
                <w:szCs w:val="20"/>
                <w:rPrChange w:id="359" w:author="Bush, Brian" w:date="2020-09-13T20:25:00Z">
                  <w:rPr>
                    <w:ins w:id="360" w:author="Bush, Brian" w:date="2020-09-13T20:23:00Z"/>
                  </w:rPr>
                </w:rPrChange>
              </w:rPr>
              <w:pPrChange w:id="361" w:author="Bush, Brian" w:date="2020-09-13T20:38:00Z">
                <w:pPr/>
              </w:pPrChange>
            </w:pPr>
            <w:ins w:id="362" w:author="Bush, Brian" w:date="2020-09-13T20:23:00Z">
              <w:r w:rsidRPr="00B873BE">
                <w:rPr>
                  <w:sz w:val="20"/>
                  <w:szCs w:val="20"/>
                  <w:rPrChange w:id="363" w:author="Bush, Brian" w:date="2020-09-13T20:25:00Z">
                    <w:rPr/>
                  </w:rPrChange>
                </w:rPr>
                <w:t>2.0</w:t>
              </w:r>
            </w:ins>
          </w:p>
        </w:tc>
      </w:tr>
      <w:tr w:rsidR="00B873BE" w:rsidRPr="00B873BE" w14:paraId="0A207CE0" w14:textId="77777777" w:rsidTr="00B873BE">
        <w:trPr>
          <w:ins w:id="364" w:author="Bush, Brian" w:date="2020-09-13T20:23:00Z"/>
        </w:trPr>
        <w:tc>
          <w:tcPr>
            <w:tcW w:w="0" w:type="auto"/>
            <w:tcPrChange w:id="365" w:author="Bush, Brian" w:date="2020-09-13T20:26:00Z">
              <w:tcPr>
                <w:tcW w:w="3116" w:type="dxa"/>
              </w:tcPr>
            </w:tcPrChange>
          </w:tcPr>
          <w:p w14:paraId="0038D550" w14:textId="77777777" w:rsidR="00B873BE" w:rsidRPr="00B873BE" w:rsidRDefault="00B873BE" w:rsidP="00CE2A2B">
            <w:pPr>
              <w:rPr>
                <w:ins w:id="366" w:author="Bush, Brian" w:date="2020-09-13T20:23:00Z"/>
                <w:sz w:val="20"/>
                <w:szCs w:val="20"/>
                <w:rPrChange w:id="367" w:author="Bush, Brian" w:date="2020-09-13T20:25:00Z">
                  <w:rPr>
                    <w:ins w:id="368" w:author="Bush, Brian" w:date="2020-09-13T20:23:00Z"/>
                  </w:rPr>
                </w:rPrChange>
              </w:rPr>
            </w:pPr>
            <w:ins w:id="369" w:author="Bush, Brian" w:date="2020-09-13T20:23:00Z">
              <w:r w:rsidRPr="00B873BE">
                <w:rPr>
                  <w:sz w:val="20"/>
                  <w:szCs w:val="20"/>
                  <w:rPrChange w:id="370" w:author="Bush, Brian" w:date="2020-09-13T20:25:00Z">
                    <w:rPr/>
                  </w:rPrChange>
                </w:rPr>
                <w:t>piloting acceptable rate</w:t>
              </w:r>
            </w:ins>
          </w:p>
        </w:tc>
        <w:tc>
          <w:tcPr>
            <w:tcW w:w="0" w:type="auto"/>
            <w:tcPrChange w:id="371" w:author="Bush, Brian" w:date="2020-09-13T20:26:00Z">
              <w:tcPr>
                <w:tcW w:w="3117" w:type="dxa"/>
              </w:tcPr>
            </w:tcPrChange>
          </w:tcPr>
          <w:p w14:paraId="1F5C14FD" w14:textId="77777777" w:rsidR="00B873BE" w:rsidRPr="00B873BE" w:rsidRDefault="00B873BE" w:rsidP="00CE2A2B">
            <w:pPr>
              <w:jc w:val="right"/>
              <w:rPr>
                <w:ins w:id="372" w:author="Bush, Brian" w:date="2020-09-13T20:23:00Z"/>
                <w:sz w:val="20"/>
                <w:szCs w:val="20"/>
                <w:rPrChange w:id="373" w:author="Bush, Brian" w:date="2020-09-13T20:25:00Z">
                  <w:rPr>
                    <w:ins w:id="374" w:author="Bush, Brian" w:date="2020-09-13T20:23:00Z"/>
                  </w:rPr>
                </w:rPrChange>
              </w:rPr>
              <w:pPrChange w:id="375" w:author="Bush, Brian" w:date="2020-09-13T20:38:00Z">
                <w:pPr/>
              </w:pPrChange>
            </w:pPr>
            <w:ins w:id="376" w:author="Bush, Brian" w:date="2020-09-13T20:23:00Z">
              <w:r w:rsidRPr="00B873BE">
                <w:rPr>
                  <w:sz w:val="20"/>
                  <w:szCs w:val="20"/>
                  <w:rPrChange w:id="377" w:author="Bush, Brian" w:date="2020-09-13T20:25:00Z">
                    <w:rPr/>
                  </w:rPrChange>
                </w:rPr>
                <w:t>2.0</w:t>
              </w:r>
            </w:ins>
          </w:p>
        </w:tc>
        <w:tc>
          <w:tcPr>
            <w:tcW w:w="0" w:type="auto"/>
            <w:tcPrChange w:id="378" w:author="Bush, Brian" w:date="2020-09-13T20:26:00Z">
              <w:tcPr>
                <w:tcW w:w="3117" w:type="dxa"/>
              </w:tcPr>
            </w:tcPrChange>
          </w:tcPr>
          <w:p w14:paraId="2A9DFDDB" w14:textId="77777777" w:rsidR="00B873BE" w:rsidRPr="00B873BE" w:rsidRDefault="00B873BE" w:rsidP="00CE2A2B">
            <w:pPr>
              <w:jc w:val="right"/>
              <w:rPr>
                <w:ins w:id="379" w:author="Bush, Brian" w:date="2020-09-13T20:23:00Z"/>
                <w:sz w:val="20"/>
                <w:szCs w:val="20"/>
                <w:rPrChange w:id="380" w:author="Bush, Brian" w:date="2020-09-13T20:25:00Z">
                  <w:rPr>
                    <w:ins w:id="381" w:author="Bush, Brian" w:date="2020-09-13T20:23:00Z"/>
                  </w:rPr>
                </w:rPrChange>
              </w:rPr>
              <w:pPrChange w:id="382" w:author="Bush, Brian" w:date="2020-09-13T20:38:00Z">
                <w:pPr/>
              </w:pPrChange>
            </w:pPr>
            <w:ins w:id="383" w:author="Bush, Brian" w:date="2020-09-13T20:23:00Z">
              <w:r w:rsidRPr="00B873BE">
                <w:rPr>
                  <w:sz w:val="20"/>
                  <w:szCs w:val="20"/>
                  <w:rPrChange w:id="384" w:author="Bush, Brian" w:date="2020-09-13T20:25:00Z">
                    <w:rPr/>
                  </w:rPrChange>
                </w:rPr>
                <w:t>1.0</w:t>
              </w:r>
            </w:ins>
          </w:p>
        </w:tc>
      </w:tr>
      <w:tr w:rsidR="00B873BE" w:rsidRPr="00B873BE" w14:paraId="2F1A561C" w14:textId="77777777" w:rsidTr="00B873BE">
        <w:trPr>
          <w:ins w:id="385" w:author="Bush, Brian" w:date="2020-09-13T20:23:00Z"/>
        </w:trPr>
        <w:tc>
          <w:tcPr>
            <w:tcW w:w="0" w:type="auto"/>
            <w:tcPrChange w:id="386" w:author="Bush, Brian" w:date="2020-09-13T20:26:00Z">
              <w:tcPr>
                <w:tcW w:w="3116" w:type="dxa"/>
              </w:tcPr>
            </w:tcPrChange>
          </w:tcPr>
          <w:p w14:paraId="1B634756" w14:textId="77777777" w:rsidR="00B873BE" w:rsidRPr="00B873BE" w:rsidRDefault="00B873BE" w:rsidP="00CE2A2B">
            <w:pPr>
              <w:rPr>
                <w:ins w:id="387" w:author="Bush, Brian" w:date="2020-09-13T20:23:00Z"/>
                <w:sz w:val="20"/>
                <w:szCs w:val="20"/>
                <w:rPrChange w:id="388" w:author="Bush, Brian" w:date="2020-09-13T20:25:00Z">
                  <w:rPr>
                    <w:ins w:id="389" w:author="Bush, Brian" w:date="2020-09-13T20:23:00Z"/>
                  </w:rPr>
                </w:rPrChange>
              </w:rPr>
            </w:pPr>
            <w:ins w:id="390" w:author="Bush, Brian" w:date="2020-09-13T20:23:00Z">
              <w:r w:rsidRPr="00B873BE">
                <w:rPr>
                  <w:sz w:val="20"/>
                  <w:szCs w:val="20"/>
                  <w:rPrChange w:id="391" w:author="Bush, Brian" w:date="2020-09-13T20:25:00Z">
                    <w:rPr/>
                  </w:rPrChange>
                </w:rPr>
                <w:t>base external investor ask rate</w:t>
              </w:r>
            </w:ins>
          </w:p>
        </w:tc>
        <w:tc>
          <w:tcPr>
            <w:tcW w:w="0" w:type="auto"/>
            <w:tcPrChange w:id="392" w:author="Bush, Brian" w:date="2020-09-13T20:26:00Z">
              <w:tcPr>
                <w:tcW w:w="3117" w:type="dxa"/>
              </w:tcPr>
            </w:tcPrChange>
          </w:tcPr>
          <w:p w14:paraId="4AB47D4B" w14:textId="77777777" w:rsidR="00B873BE" w:rsidRPr="00B873BE" w:rsidRDefault="00B873BE" w:rsidP="00CE2A2B">
            <w:pPr>
              <w:jc w:val="right"/>
              <w:rPr>
                <w:ins w:id="393" w:author="Bush, Brian" w:date="2020-09-13T20:23:00Z"/>
                <w:sz w:val="20"/>
                <w:szCs w:val="20"/>
                <w:rPrChange w:id="394" w:author="Bush, Brian" w:date="2020-09-13T20:25:00Z">
                  <w:rPr>
                    <w:ins w:id="395" w:author="Bush, Brian" w:date="2020-09-13T20:23:00Z"/>
                  </w:rPr>
                </w:rPrChange>
              </w:rPr>
              <w:pPrChange w:id="396" w:author="Bush, Brian" w:date="2020-09-13T20:38:00Z">
                <w:pPr/>
              </w:pPrChange>
            </w:pPr>
            <w:ins w:id="397" w:author="Bush, Brian" w:date="2020-09-13T20:23:00Z">
              <w:r w:rsidRPr="00B873BE">
                <w:rPr>
                  <w:sz w:val="20"/>
                  <w:szCs w:val="20"/>
                  <w:rPrChange w:id="398" w:author="Bush, Brian" w:date="2020-09-13T20:25:00Z">
                    <w:rPr/>
                  </w:rPrChange>
                </w:rPr>
                <w:t>2.0</w:t>
              </w:r>
            </w:ins>
          </w:p>
        </w:tc>
        <w:tc>
          <w:tcPr>
            <w:tcW w:w="0" w:type="auto"/>
            <w:tcPrChange w:id="399" w:author="Bush, Brian" w:date="2020-09-13T20:26:00Z">
              <w:tcPr>
                <w:tcW w:w="3117" w:type="dxa"/>
              </w:tcPr>
            </w:tcPrChange>
          </w:tcPr>
          <w:p w14:paraId="093771ED" w14:textId="77777777" w:rsidR="00B873BE" w:rsidRPr="00B873BE" w:rsidRDefault="00B873BE" w:rsidP="00CE2A2B">
            <w:pPr>
              <w:jc w:val="right"/>
              <w:rPr>
                <w:ins w:id="400" w:author="Bush, Brian" w:date="2020-09-13T20:23:00Z"/>
                <w:sz w:val="20"/>
                <w:szCs w:val="20"/>
                <w:rPrChange w:id="401" w:author="Bush, Brian" w:date="2020-09-13T20:25:00Z">
                  <w:rPr>
                    <w:ins w:id="402" w:author="Bush, Brian" w:date="2020-09-13T20:23:00Z"/>
                  </w:rPr>
                </w:rPrChange>
              </w:rPr>
              <w:pPrChange w:id="403" w:author="Bush, Brian" w:date="2020-09-13T20:38:00Z">
                <w:pPr/>
              </w:pPrChange>
            </w:pPr>
            <w:ins w:id="404" w:author="Bush, Brian" w:date="2020-09-13T20:23:00Z">
              <w:r w:rsidRPr="00B873BE">
                <w:rPr>
                  <w:sz w:val="20"/>
                  <w:szCs w:val="20"/>
                  <w:rPrChange w:id="405" w:author="Bush, Brian" w:date="2020-09-13T20:25:00Z">
                    <w:rPr/>
                  </w:rPrChange>
                </w:rPr>
                <w:t>2.0</w:t>
              </w:r>
            </w:ins>
          </w:p>
        </w:tc>
      </w:tr>
      <w:tr w:rsidR="00B873BE" w:rsidRPr="00B873BE" w14:paraId="59424C0E" w14:textId="77777777" w:rsidTr="00B873BE">
        <w:trPr>
          <w:ins w:id="406" w:author="Bush, Brian" w:date="2020-09-13T20:23:00Z"/>
        </w:trPr>
        <w:tc>
          <w:tcPr>
            <w:tcW w:w="0" w:type="auto"/>
            <w:tcPrChange w:id="407" w:author="Bush, Brian" w:date="2020-09-13T20:26:00Z">
              <w:tcPr>
                <w:tcW w:w="3116" w:type="dxa"/>
              </w:tcPr>
            </w:tcPrChange>
          </w:tcPr>
          <w:p w14:paraId="20662ED0" w14:textId="77777777" w:rsidR="00B873BE" w:rsidRPr="00B873BE" w:rsidRDefault="00B873BE" w:rsidP="00CE2A2B">
            <w:pPr>
              <w:rPr>
                <w:ins w:id="408" w:author="Bush, Brian" w:date="2020-09-13T20:23:00Z"/>
                <w:sz w:val="20"/>
                <w:szCs w:val="20"/>
                <w:rPrChange w:id="409" w:author="Bush, Brian" w:date="2020-09-13T20:25:00Z">
                  <w:rPr>
                    <w:ins w:id="410" w:author="Bush, Brian" w:date="2020-09-13T20:23:00Z"/>
                  </w:rPr>
                </w:rPrChange>
              </w:rPr>
            </w:pPr>
            <w:ins w:id="411" w:author="Bush, Brian" w:date="2020-09-13T20:23:00Z">
              <w:r w:rsidRPr="00B873BE">
                <w:rPr>
                  <w:sz w:val="20"/>
                  <w:szCs w:val="20"/>
                  <w:rPrChange w:id="412" w:author="Bush, Brian" w:date="2020-09-13T20:25:00Z">
                    <w:rPr/>
                  </w:rPrChange>
                </w:rPr>
                <w:t>commercial plant capacity input</w:t>
              </w:r>
            </w:ins>
          </w:p>
        </w:tc>
        <w:tc>
          <w:tcPr>
            <w:tcW w:w="0" w:type="auto"/>
            <w:tcPrChange w:id="413" w:author="Bush, Brian" w:date="2020-09-13T20:26:00Z">
              <w:tcPr>
                <w:tcW w:w="3117" w:type="dxa"/>
              </w:tcPr>
            </w:tcPrChange>
          </w:tcPr>
          <w:p w14:paraId="0B1EB5B6" w14:textId="77777777" w:rsidR="00B873BE" w:rsidRPr="00B873BE" w:rsidRDefault="00B873BE" w:rsidP="00CE2A2B">
            <w:pPr>
              <w:jc w:val="right"/>
              <w:rPr>
                <w:ins w:id="414" w:author="Bush, Brian" w:date="2020-09-13T20:23:00Z"/>
                <w:sz w:val="20"/>
                <w:szCs w:val="20"/>
                <w:rPrChange w:id="415" w:author="Bush, Brian" w:date="2020-09-13T20:25:00Z">
                  <w:rPr>
                    <w:ins w:id="416" w:author="Bush, Brian" w:date="2020-09-13T20:23:00Z"/>
                  </w:rPr>
                </w:rPrChange>
              </w:rPr>
              <w:pPrChange w:id="417" w:author="Bush, Brian" w:date="2020-09-13T20:38:00Z">
                <w:pPr/>
              </w:pPrChange>
            </w:pPr>
            <w:ins w:id="418" w:author="Bush, Brian" w:date="2020-09-13T20:23:00Z">
              <w:r w:rsidRPr="00B873BE">
                <w:rPr>
                  <w:sz w:val="20"/>
                  <w:szCs w:val="20"/>
                  <w:rPrChange w:id="419" w:author="Bush, Brian" w:date="2020-09-13T20:25:00Z">
                    <w:rPr/>
                  </w:rPrChange>
                </w:rPr>
                <w:t>2.0</w:t>
              </w:r>
            </w:ins>
          </w:p>
        </w:tc>
        <w:tc>
          <w:tcPr>
            <w:tcW w:w="0" w:type="auto"/>
            <w:tcPrChange w:id="420" w:author="Bush, Brian" w:date="2020-09-13T20:26:00Z">
              <w:tcPr>
                <w:tcW w:w="3117" w:type="dxa"/>
              </w:tcPr>
            </w:tcPrChange>
          </w:tcPr>
          <w:p w14:paraId="342DB9EB" w14:textId="77777777" w:rsidR="00B873BE" w:rsidRPr="00B873BE" w:rsidRDefault="00B873BE" w:rsidP="00CE2A2B">
            <w:pPr>
              <w:jc w:val="right"/>
              <w:rPr>
                <w:ins w:id="421" w:author="Bush, Brian" w:date="2020-09-13T20:23:00Z"/>
                <w:sz w:val="20"/>
                <w:szCs w:val="20"/>
                <w:rPrChange w:id="422" w:author="Bush, Brian" w:date="2020-09-13T20:25:00Z">
                  <w:rPr>
                    <w:ins w:id="423" w:author="Bush, Brian" w:date="2020-09-13T20:23:00Z"/>
                  </w:rPr>
                </w:rPrChange>
              </w:rPr>
              <w:pPrChange w:id="424" w:author="Bush, Brian" w:date="2020-09-13T20:38:00Z">
                <w:pPr/>
              </w:pPrChange>
            </w:pPr>
            <w:ins w:id="425" w:author="Bush, Brian" w:date="2020-09-13T20:23:00Z">
              <w:r w:rsidRPr="00B873BE">
                <w:rPr>
                  <w:sz w:val="20"/>
                  <w:szCs w:val="20"/>
                  <w:rPrChange w:id="426" w:author="Bush, Brian" w:date="2020-09-13T20:25:00Z">
                    <w:rPr/>
                  </w:rPrChange>
                </w:rPr>
                <w:t>2.0</w:t>
              </w:r>
            </w:ins>
          </w:p>
        </w:tc>
      </w:tr>
      <w:tr w:rsidR="00B873BE" w:rsidRPr="00B873BE" w14:paraId="2070F991" w14:textId="77777777" w:rsidTr="00B873BE">
        <w:trPr>
          <w:ins w:id="427" w:author="Bush, Brian" w:date="2020-09-13T20:23:00Z"/>
        </w:trPr>
        <w:tc>
          <w:tcPr>
            <w:tcW w:w="0" w:type="auto"/>
            <w:tcPrChange w:id="428" w:author="Bush, Brian" w:date="2020-09-13T20:26:00Z">
              <w:tcPr>
                <w:tcW w:w="3116" w:type="dxa"/>
              </w:tcPr>
            </w:tcPrChange>
          </w:tcPr>
          <w:p w14:paraId="5F6C8D33" w14:textId="77777777" w:rsidR="00B873BE" w:rsidRPr="00B873BE" w:rsidRDefault="00B873BE" w:rsidP="00CE2A2B">
            <w:pPr>
              <w:rPr>
                <w:ins w:id="429" w:author="Bush, Brian" w:date="2020-09-13T20:23:00Z"/>
                <w:sz w:val="20"/>
                <w:szCs w:val="20"/>
                <w:rPrChange w:id="430" w:author="Bush, Brian" w:date="2020-09-13T20:25:00Z">
                  <w:rPr>
                    <w:ins w:id="431" w:author="Bush, Brian" w:date="2020-09-13T20:23:00Z"/>
                  </w:rPr>
                </w:rPrChange>
              </w:rPr>
            </w:pPr>
            <w:ins w:id="432" w:author="Bush, Brian" w:date="2020-09-13T20:23:00Z">
              <w:r w:rsidRPr="00B873BE">
                <w:rPr>
                  <w:sz w:val="20"/>
                  <w:szCs w:val="20"/>
                  <w:rPrChange w:id="433" w:author="Bush, Brian" w:date="2020-09-13T20:25:00Z">
                    <w:rPr/>
                  </w:rPrChange>
                </w:rPr>
                <w:t>market growth rate</w:t>
              </w:r>
            </w:ins>
          </w:p>
        </w:tc>
        <w:tc>
          <w:tcPr>
            <w:tcW w:w="0" w:type="auto"/>
            <w:tcPrChange w:id="434" w:author="Bush, Brian" w:date="2020-09-13T20:26:00Z">
              <w:tcPr>
                <w:tcW w:w="3117" w:type="dxa"/>
              </w:tcPr>
            </w:tcPrChange>
          </w:tcPr>
          <w:p w14:paraId="6271CEBE" w14:textId="77777777" w:rsidR="00B873BE" w:rsidRPr="00B873BE" w:rsidRDefault="00B873BE" w:rsidP="00CE2A2B">
            <w:pPr>
              <w:jc w:val="right"/>
              <w:rPr>
                <w:ins w:id="435" w:author="Bush, Brian" w:date="2020-09-13T20:23:00Z"/>
                <w:sz w:val="20"/>
                <w:szCs w:val="20"/>
                <w:rPrChange w:id="436" w:author="Bush, Brian" w:date="2020-09-13T20:25:00Z">
                  <w:rPr>
                    <w:ins w:id="437" w:author="Bush, Brian" w:date="2020-09-13T20:23:00Z"/>
                  </w:rPr>
                </w:rPrChange>
              </w:rPr>
              <w:pPrChange w:id="438" w:author="Bush, Brian" w:date="2020-09-13T20:38:00Z">
                <w:pPr/>
              </w:pPrChange>
            </w:pPr>
            <w:ins w:id="439" w:author="Bush, Brian" w:date="2020-09-13T20:23:00Z">
              <w:r w:rsidRPr="00B873BE">
                <w:rPr>
                  <w:sz w:val="20"/>
                  <w:szCs w:val="20"/>
                  <w:rPrChange w:id="440" w:author="Bush, Brian" w:date="2020-09-13T20:25:00Z">
                    <w:rPr/>
                  </w:rPrChange>
                </w:rPr>
                <w:t>2.0</w:t>
              </w:r>
            </w:ins>
          </w:p>
        </w:tc>
        <w:tc>
          <w:tcPr>
            <w:tcW w:w="0" w:type="auto"/>
            <w:tcPrChange w:id="441" w:author="Bush, Brian" w:date="2020-09-13T20:26:00Z">
              <w:tcPr>
                <w:tcW w:w="3117" w:type="dxa"/>
              </w:tcPr>
            </w:tcPrChange>
          </w:tcPr>
          <w:p w14:paraId="43153A79" w14:textId="77777777" w:rsidR="00B873BE" w:rsidRPr="00B873BE" w:rsidRDefault="00B873BE" w:rsidP="00CE2A2B">
            <w:pPr>
              <w:jc w:val="right"/>
              <w:rPr>
                <w:ins w:id="442" w:author="Bush, Brian" w:date="2020-09-13T20:23:00Z"/>
                <w:sz w:val="20"/>
                <w:szCs w:val="20"/>
                <w:rPrChange w:id="443" w:author="Bush, Brian" w:date="2020-09-13T20:25:00Z">
                  <w:rPr>
                    <w:ins w:id="444" w:author="Bush, Brian" w:date="2020-09-13T20:23:00Z"/>
                  </w:rPr>
                </w:rPrChange>
              </w:rPr>
              <w:pPrChange w:id="445" w:author="Bush, Brian" w:date="2020-09-13T20:38:00Z">
                <w:pPr/>
              </w:pPrChange>
            </w:pPr>
            <w:ins w:id="446" w:author="Bush, Brian" w:date="2020-09-13T20:23:00Z">
              <w:r w:rsidRPr="00B873BE">
                <w:rPr>
                  <w:sz w:val="20"/>
                  <w:szCs w:val="20"/>
                  <w:rPrChange w:id="447" w:author="Bush, Brian" w:date="2020-09-13T20:25:00Z">
                    <w:rPr/>
                  </w:rPrChange>
                </w:rPr>
                <w:t>2.0</w:t>
              </w:r>
            </w:ins>
          </w:p>
        </w:tc>
      </w:tr>
      <w:tr w:rsidR="00B873BE" w:rsidRPr="00B873BE" w14:paraId="5B0A809D" w14:textId="77777777" w:rsidTr="00B873BE">
        <w:trPr>
          <w:ins w:id="448" w:author="Bush, Brian" w:date="2020-09-13T20:23:00Z"/>
        </w:trPr>
        <w:tc>
          <w:tcPr>
            <w:tcW w:w="0" w:type="auto"/>
            <w:tcPrChange w:id="449" w:author="Bush, Brian" w:date="2020-09-13T20:26:00Z">
              <w:tcPr>
                <w:tcW w:w="3116" w:type="dxa"/>
              </w:tcPr>
            </w:tcPrChange>
          </w:tcPr>
          <w:p w14:paraId="2922FFB3" w14:textId="77777777" w:rsidR="00B873BE" w:rsidRPr="00B873BE" w:rsidRDefault="00B873BE" w:rsidP="00CE2A2B">
            <w:pPr>
              <w:rPr>
                <w:ins w:id="450" w:author="Bush, Brian" w:date="2020-09-13T20:23:00Z"/>
                <w:sz w:val="20"/>
                <w:szCs w:val="20"/>
                <w:rPrChange w:id="451" w:author="Bush, Brian" w:date="2020-09-13T20:25:00Z">
                  <w:rPr>
                    <w:ins w:id="452" w:author="Bush, Brian" w:date="2020-09-13T20:23:00Z"/>
                  </w:rPr>
                </w:rPrChange>
              </w:rPr>
            </w:pPr>
            <w:ins w:id="453" w:author="Bush, Brian" w:date="2020-09-13T20:23:00Z">
              <w:r w:rsidRPr="00B873BE">
                <w:rPr>
                  <w:sz w:val="20"/>
                  <w:szCs w:val="20"/>
                  <w:rPrChange w:id="454" w:author="Bush, Brian" w:date="2020-09-13T20:25:00Z">
                    <w:rPr/>
                  </w:rPrChange>
                </w:rPr>
                <w:t>payback period multiplier</w:t>
              </w:r>
            </w:ins>
          </w:p>
        </w:tc>
        <w:tc>
          <w:tcPr>
            <w:tcW w:w="0" w:type="auto"/>
            <w:tcPrChange w:id="455" w:author="Bush, Brian" w:date="2020-09-13T20:26:00Z">
              <w:tcPr>
                <w:tcW w:w="3117" w:type="dxa"/>
              </w:tcPr>
            </w:tcPrChange>
          </w:tcPr>
          <w:p w14:paraId="3EB84F91" w14:textId="77777777" w:rsidR="00B873BE" w:rsidRPr="00B873BE" w:rsidRDefault="00B873BE" w:rsidP="00CE2A2B">
            <w:pPr>
              <w:jc w:val="right"/>
              <w:rPr>
                <w:ins w:id="456" w:author="Bush, Brian" w:date="2020-09-13T20:23:00Z"/>
                <w:sz w:val="20"/>
                <w:szCs w:val="20"/>
                <w:rPrChange w:id="457" w:author="Bush, Brian" w:date="2020-09-13T20:25:00Z">
                  <w:rPr>
                    <w:ins w:id="458" w:author="Bush, Brian" w:date="2020-09-13T20:23:00Z"/>
                  </w:rPr>
                </w:rPrChange>
              </w:rPr>
              <w:pPrChange w:id="459" w:author="Bush, Brian" w:date="2020-09-13T20:38:00Z">
                <w:pPr/>
              </w:pPrChange>
            </w:pPr>
            <w:ins w:id="460" w:author="Bush, Brian" w:date="2020-09-13T20:23:00Z">
              <w:r w:rsidRPr="00B873BE">
                <w:rPr>
                  <w:sz w:val="20"/>
                  <w:szCs w:val="20"/>
                  <w:rPrChange w:id="461" w:author="Bush, Brian" w:date="2020-09-13T20:25:00Z">
                    <w:rPr/>
                  </w:rPrChange>
                </w:rPr>
                <w:t>2.0</w:t>
              </w:r>
            </w:ins>
          </w:p>
        </w:tc>
        <w:tc>
          <w:tcPr>
            <w:tcW w:w="0" w:type="auto"/>
            <w:tcPrChange w:id="462" w:author="Bush, Brian" w:date="2020-09-13T20:26:00Z">
              <w:tcPr>
                <w:tcW w:w="3117" w:type="dxa"/>
              </w:tcPr>
            </w:tcPrChange>
          </w:tcPr>
          <w:p w14:paraId="3FD149D7" w14:textId="77777777" w:rsidR="00B873BE" w:rsidRPr="00B873BE" w:rsidRDefault="00B873BE" w:rsidP="00CE2A2B">
            <w:pPr>
              <w:jc w:val="right"/>
              <w:rPr>
                <w:ins w:id="463" w:author="Bush, Brian" w:date="2020-09-13T20:23:00Z"/>
                <w:sz w:val="20"/>
                <w:szCs w:val="20"/>
                <w:rPrChange w:id="464" w:author="Bush, Brian" w:date="2020-09-13T20:25:00Z">
                  <w:rPr>
                    <w:ins w:id="465" w:author="Bush, Brian" w:date="2020-09-13T20:23:00Z"/>
                  </w:rPr>
                </w:rPrChange>
              </w:rPr>
              <w:pPrChange w:id="466" w:author="Bush, Brian" w:date="2020-09-13T20:38:00Z">
                <w:pPr/>
              </w:pPrChange>
            </w:pPr>
            <w:ins w:id="467" w:author="Bush, Brian" w:date="2020-09-13T20:23:00Z">
              <w:r w:rsidRPr="00B873BE">
                <w:rPr>
                  <w:sz w:val="20"/>
                  <w:szCs w:val="20"/>
                  <w:rPrChange w:id="468" w:author="Bush, Brian" w:date="2020-09-13T20:25:00Z">
                    <w:rPr/>
                  </w:rPrChange>
                </w:rPr>
                <w:t>2.0</w:t>
              </w:r>
            </w:ins>
          </w:p>
        </w:tc>
      </w:tr>
      <w:tr w:rsidR="00B873BE" w:rsidRPr="00B873BE" w14:paraId="06BA3450" w14:textId="77777777" w:rsidTr="00B873BE">
        <w:trPr>
          <w:ins w:id="469" w:author="Bush, Brian" w:date="2020-09-13T20:23:00Z"/>
        </w:trPr>
        <w:tc>
          <w:tcPr>
            <w:tcW w:w="0" w:type="auto"/>
            <w:tcPrChange w:id="470" w:author="Bush, Brian" w:date="2020-09-13T20:26:00Z">
              <w:tcPr>
                <w:tcW w:w="3116" w:type="dxa"/>
              </w:tcPr>
            </w:tcPrChange>
          </w:tcPr>
          <w:p w14:paraId="3CF4FA20" w14:textId="77777777" w:rsidR="00B873BE" w:rsidRPr="00B873BE" w:rsidRDefault="00B873BE" w:rsidP="00CE2A2B">
            <w:pPr>
              <w:rPr>
                <w:ins w:id="471" w:author="Bush, Brian" w:date="2020-09-13T20:23:00Z"/>
                <w:sz w:val="20"/>
                <w:szCs w:val="20"/>
                <w:rPrChange w:id="472" w:author="Bush, Brian" w:date="2020-09-13T20:25:00Z">
                  <w:rPr>
                    <w:ins w:id="473" w:author="Bush, Brian" w:date="2020-09-13T20:23:00Z"/>
                  </w:rPr>
                </w:rPrChange>
              </w:rPr>
            </w:pPr>
            <w:ins w:id="474" w:author="Bush, Brian" w:date="2020-09-13T20:23:00Z">
              <w:r w:rsidRPr="00B873BE">
                <w:rPr>
                  <w:sz w:val="20"/>
                  <w:szCs w:val="20"/>
                  <w:rPrChange w:id="475" w:author="Bush, Brian" w:date="2020-09-13T20:25:00Z">
                    <w:rPr/>
                  </w:rPrChange>
                </w:rPr>
                <w:t>required return multiplier</w:t>
              </w:r>
            </w:ins>
          </w:p>
        </w:tc>
        <w:tc>
          <w:tcPr>
            <w:tcW w:w="0" w:type="auto"/>
            <w:tcPrChange w:id="476" w:author="Bush, Brian" w:date="2020-09-13T20:26:00Z">
              <w:tcPr>
                <w:tcW w:w="3117" w:type="dxa"/>
              </w:tcPr>
            </w:tcPrChange>
          </w:tcPr>
          <w:p w14:paraId="1D2C7777" w14:textId="77777777" w:rsidR="00B873BE" w:rsidRPr="00B873BE" w:rsidRDefault="00B873BE" w:rsidP="00CE2A2B">
            <w:pPr>
              <w:jc w:val="right"/>
              <w:rPr>
                <w:ins w:id="477" w:author="Bush, Brian" w:date="2020-09-13T20:23:00Z"/>
                <w:sz w:val="20"/>
                <w:szCs w:val="20"/>
                <w:rPrChange w:id="478" w:author="Bush, Brian" w:date="2020-09-13T20:25:00Z">
                  <w:rPr>
                    <w:ins w:id="479" w:author="Bush, Brian" w:date="2020-09-13T20:23:00Z"/>
                  </w:rPr>
                </w:rPrChange>
              </w:rPr>
              <w:pPrChange w:id="480" w:author="Bush, Brian" w:date="2020-09-13T20:38:00Z">
                <w:pPr/>
              </w:pPrChange>
            </w:pPr>
            <w:ins w:id="481" w:author="Bush, Brian" w:date="2020-09-13T20:23:00Z">
              <w:r w:rsidRPr="00B873BE">
                <w:rPr>
                  <w:sz w:val="20"/>
                  <w:szCs w:val="20"/>
                  <w:rPrChange w:id="482" w:author="Bush, Brian" w:date="2020-09-13T20:25:00Z">
                    <w:rPr/>
                  </w:rPrChange>
                </w:rPr>
                <w:t>2.0</w:t>
              </w:r>
            </w:ins>
          </w:p>
        </w:tc>
        <w:tc>
          <w:tcPr>
            <w:tcW w:w="0" w:type="auto"/>
            <w:tcPrChange w:id="483" w:author="Bush, Brian" w:date="2020-09-13T20:26:00Z">
              <w:tcPr>
                <w:tcW w:w="3117" w:type="dxa"/>
              </w:tcPr>
            </w:tcPrChange>
          </w:tcPr>
          <w:p w14:paraId="4DEFE1E7" w14:textId="77777777" w:rsidR="00B873BE" w:rsidRPr="00B873BE" w:rsidRDefault="00B873BE" w:rsidP="00CE2A2B">
            <w:pPr>
              <w:jc w:val="right"/>
              <w:rPr>
                <w:ins w:id="484" w:author="Bush, Brian" w:date="2020-09-13T20:23:00Z"/>
                <w:sz w:val="20"/>
                <w:szCs w:val="20"/>
                <w:rPrChange w:id="485" w:author="Bush, Brian" w:date="2020-09-13T20:25:00Z">
                  <w:rPr>
                    <w:ins w:id="486" w:author="Bush, Brian" w:date="2020-09-13T20:23:00Z"/>
                  </w:rPr>
                </w:rPrChange>
              </w:rPr>
              <w:pPrChange w:id="487" w:author="Bush, Brian" w:date="2020-09-13T20:38:00Z">
                <w:pPr/>
              </w:pPrChange>
            </w:pPr>
            <w:ins w:id="488" w:author="Bush, Brian" w:date="2020-09-13T20:23:00Z">
              <w:r w:rsidRPr="00B873BE">
                <w:rPr>
                  <w:sz w:val="20"/>
                  <w:szCs w:val="20"/>
                  <w:rPrChange w:id="489" w:author="Bush, Brian" w:date="2020-09-13T20:25:00Z">
                    <w:rPr/>
                  </w:rPrChange>
                </w:rPr>
                <w:t>2.0</w:t>
              </w:r>
            </w:ins>
          </w:p>
        </w:tc>
      </w:tr>
      <w:tr w:rsidR="00B873BE" w:rsidRPr="00B873BE" w14:paraId="0B0E62DF" w14:textId="77777777" w:rsidTr="00B873BE">
        <w:trPr>
          <w:ins w:id="490" w:author="Bush, Brian" w:date="2020-09-13T20:23:00Z"/>
        </w:trPr>
        <w:tc>
          <w:tcPr>
            <w:tcW w:w="0" w:type="auto"/>
            <w:tcPrChange w:id="491" w:author="Bush, Brian" w:date="2020-09-13T20:26:00Z">
              <w:tcPr>
                <w:tcW w:w="3116" w:type="dxa"/>
              </w:tcPr>
            </w:tcPrChange>
          </w:tcPr>
          <w:p w14:paraId="307588ED" w14:textId="77777777" w:rsidR="00B873BE" w:rsidRPr="00B873BE" w:rsidRDefault="00B873BE" w:rsidP="00CE2A2B">
            <w:pPr>
              <w:rPr>
                <w:ins w:id="492" w:author="Bush, Brian" w:date="2020-09-13T20:23:00Z"/>
                <w:sz w:val="20"/>
                <w:szCs w:val="20"/>
                <w:rPrChange w:id="493" w:author="Bush, Brian" w:date="2020-09-13T20:25:00Z">
                  <w:rPr>
                    <w:ins w:id="494" w:author="Bush, Brian" w:date="2020-09-13T20:23:00Z"/>
                  </w:rPr>
                </w:rPrChange>
              </w:rPr>
            </w:pPr>
            <w:ins w:id="495" w:author="Bush, Brian" w:date="2020-09-13T20:23:00Z">
              <w:r w:rsidRPr="00B873BE">
                <w:rPr>
                  <w:sz w:val="20"/>
                  <w:szCs w:val="20"/>
                  <w:rPrChange w:id="496" w:author="Bush, Brian" w:date="2020-09-13T20:25:00Z">
                    <w:rPr/>
                  </w:rPrChange>
                </w:rPr>
                <w:t>target demo hours</w:t>
              </w:r>
            </w:ins>
          </w:p>
        </w:tc>
        <w:tc>
          <w:tcPr>
            <w:tcW w:w="0" w:type="auto"/>
            <w:tcPrChange w:id="497" w:author="Bush, Brian" w:date="2020-09-13T20:26:00Z">
              <w:tcPr>
                <w:tcW w:w="3117" w:type="dxa"/>
              </w:tcPr>
            </w:tcPrChange>
          </w:tcPr>
          <w:p w14:paraId="2812B7DA" w14:textId="77777777" w:rsidR="00B873BE" w:rsidRPr="00B873BE" w:rsidRDefault="00B873BE" w:rsidP="00CE2A2B">
            <w:pPr>
              <w:jc w:val="right"/>
              <w:rPr>
                <w:ins w:id="498" w:author="Bush, Brian" w:date="2020-09-13T20:23:00Z"/>
                <w:sz w:val="20"/>
                <w:szCs w:val="20"/>
                <w:rPrChange w:id="499" w:author="Bush, Brian" w:date="2020-09-13T20:25:00Z">
                  <w:rPr>
                    <w:ins w:id="500" w:author="Bush, Brian" w:date="2020-09-13T20:23:00Z"/>
                  </w:rPr>
                </w:rPrChange>
              </w:rPr>
              <w:pPrChange w:id="501" w:author="Bush, Brian" w:date="2020-09-13T20:38:00Z">
                <w:pPr/>
              </w:pPrChange>
            </w:pPr>
            <w:ins w:id="502" w:author="Bush, Brian" w:date="2020-09-13T20:23:00Z">
              <w:r w:rsidRPr="00B873BE">
                <w:rPr>
                  <w:sz w:val="20"/>
                  <w:szCs w:val="20"/>
                  <w:rPrChange w:id="503" w:author="Bush, Brian" w:date="2020-09-13T20:25:00Z">
                    <w:rPr/>
                  </w:rPrChange>
                </w:rPr>
                <w:t>2.0</w:t>
              </w:r>
            </w:ins>
          </w:p>
        </w:tc>
        <w:tc>
          <w:tcPr>
            <w:tcW w:w="0" w:type="auto"/>
            <w:tcPrChange w:id="504" w:author="Bush, Brian" w:date="2020-09-13T20:26:00Z">
              <w:tcPr>
                <w:tcW w:w="3117" w:type="dxa"/>
              </w:tcPr>
            </w:tcPrChange>
          </w:tcPr>
          <w:p w14:paraId="7123F22C" w14:textId="77777777" w:rsidR="00B873BE" w:rsidRPr="00B873BE" w:rsidRDefault="00B873BE" w:rsidP="00CE2A2B">
            <w:pPr>
              <w:jc w:val="right"/>
              <w:rPr>
                <w:ins w:id="505" w:author="Bush, Brian" w:date="2020-09-13T20:23:00Z"/>
                <w:sz w:val="20"/>
                <w:szCs w:val="20"/>
                <w:rPrChange w:id="506" w:author="Bush, Brian" w:date="2020-09-13T20:25:00Z">
                  <w:rPr>
                    <w:ins w:id="507" w:author="Bush, Brian" w:date="2020-09-13T20:23:00Z"/>
                  </w:rPr>
                </w:rPrChange>
              </w:rPr>
              <w:pPrChange w:id="508" w:author="Bush, Brian" w:date="2020-09-13T20:38:00Z">
                <w:pPr/>
              </w:pPrChange>
            </w:pPr>
            <w:ins w:id="509" w:author="Bush, Brian" w:date="2020-09-13T20:23:00Z">
              <w:r w:rsidRPr="00B873BE">
                <w:rPr>
                  <w:sz w:val="20"/>
                  <w:szCs w:val="20"/>
                  <w:rPrChange w:id="510" w:author="Bush, Brian" w:date="2020-09-13T20:25:00Z">
                    <w:rPr/>
                  </w:rPrChange>
                </w:rPr>
                <w:t>2.0</w:t>
              </w:r>
            </w:ins>
          </w:p>
        </w:tc>
      </w:tr>
      <w:tr w:rsidR="00B873BE" w:rsidRPr="00B873BE" w14:paraId="0C3A8FDA" w14:textId="77777777" w:rsidTr="00B873BE">
        <w:trPr>
          <w:ins w:id="511" w:author="Bush, Brian" w:date="2020-09-13T20:23:00Z"/>
        </w:trPr>
        <w:tc>
          <w:tcPr>
            <w:tcW w:w="0" w:type="auto"/>
            <w:tcPrChange w:id="512" w:author="Bush, Brian" w:date="2020-09-13T20:26:00Z">
              <w:tcPr>
                <w:tcW w:w="3116" w:type="dxa"/>
              </w:tcPr>
            </w:tcPrChange>
          </w:tcPr>
          <w:p w14:paraId="41F3B33E" w14:textId="77777777" w:rsidR="00B873BE" w:rsidRPr="00B873BE" w:rsidRDefault="00B873BE" w:rsidP="00CE2A2B">
            <w:pPr>
              <w:rPr>
                <w:ins w:id="513" w:author="Bush, Brian" w:date="2020-09-13T20:23:00Z"/>
                <w:sz w:val="20"/>
                <w:szCs w:val="20"/>
                <w:rPrChange w:id="514" w:author="Bush, Brian" w:date="2020-09-13T20:25:00Z">
                  <w:rPr>
                    <w:ins w:id="515" w:author="Bush, Brian" w:date="2020-09-13T20:23:00Z"/>
                  </w:rPr>
                </w:rPrChange>
              </w:rPr>
            </w:pPr>
            <w:ins w:id="516" w:author="Bush, Brian" w:date="2020-09-13T20:23:00Z">
              <w:r w:rsidRPr="00B873BE">
                <w:rPr>
                  <w:sz w:val="20"/>
                  <w:szCs w:val="20"/>
                  <w:rPrChange w:id="517" w:author="Bush, Brian" w:date="2020-09-13T20:25:00Z">
                    <w:rPr/>
                  </w:rPrChange>
                </w:rPr>
                <w:t>target pilot hours</w:t>
              </w:r>
            </w:ins>
          </w:p>
        </w:tc>
        <w:tc>
          <w:tcPr>
            <w:tcW w:w="0" w:type="auto"/>
            <w:tcPrChange w:id="518" w:author="Bush, Brian" w:date="2020-09-13T20:26:00Z">
              <w:tcPr>
                <w:tcW w:w="3117" w:type="dxa"/>
              </w:tcPr>
            </w:tcPrChange>
          </w:tcPr>
          <w:p w14:paraId="3D302E23" w14:textId="77777777" w:rsidR="00B873BE" w:rsidRPr="00B873BE" w:rsidRDefault="00B873BE" w:rsidP="00CE2A2B">
            <w:pPr>
              <w:jc w:val="right"/>
              <w:rPr>
                <w:ins w:id="519" w:author="Bush, Brian" w:date="2020-09-13T20:23:00Z"/>
                <w:sz w:val="20"/>
                <w:szCs w:val="20"/>
                <w:rPrChange w:id="520" w:author="Bush, Brian" w:date="2020-09-13T20:25:00Z">
                  <w:rPr>
                    <w:ins w:id="521" w:author="Bush, Brian" w:date="2020-09-13T20:23:00Z"/>
                  </w:rPr>
                </w:rPrChange>
              </w:rPr>
              <w:pPrChange w:id="522" w:author="Bush, Brian" w:date="2020-09-13T20:38:00Z">
                <w:pPr/>
              </w:pPrChange>
            </w:pPr>
            <w:ins w:id="523" w:author="Bush, Brian" w:date="2020-09-13T20:23:00Z">
              <w:r w:rsidRPr="00B873BE">
                <w:rPr>
                  <w:sz w:val="20"/>
                  <w:szCs w:val="20"/>
                  <w:rPrChange w:id="524" w:author="Bush, Brian" w:date="2020-09-13T20:25:00Z">
                    <w:rPr/>
                  </w:rPrChange>
                </w:rPr>
                <w:t>2.0</w:t>
              </w:r>
            </w:ins>
          </w:p>
        </w:tc>
        <w:tc>
          <w:tcPr>
            <w:tcW w:w="0" w:type="auto"/>
            <w:tcPrChange w:id="525" w:author="Bush, Brian" w:date="2020-09-13T20:26:00Z">
              <w:tcPr>
                <w:tcW w:w="3117" w:type="dxa"/>
              </w:tcPr>
            </w:tcPrChange>
          </w:tcPr>
          <w:p w14:paraId="7C66BBAB" w14:textId="77777777" w:rsidR="00B873BE" w:rsidRPr="00B873BE" w:rsidRDefault="00B873BE" w:rsidP="00CE2A2B">
            <w:pPr>
              <w:jc w:val="right"/>
              <w:rPr>
                <w:ins w:id="526" w:author="Bush, Brian" w:date="2020-09-13T20:23:00Z"/>
                <w:sz w:val="20"/>
                <w:szCs w:val="20"/>
                <w:rPrChange w:id="527" w:author="Bush, Brian" w:date="2020-09-13T20:25:00Z">
                  <w:rPr>
                    <w:ins w:id="528" w:author="Bush, Brian" w:date="2020-09-13T20:23:00Z"/>
                  </w:rPr>
                </w:rPrChange>
              </w:rPr>
              <w:pPrChange w:id="529" w:author="Bush, Brian" w:date="2020-09-13T20:38:00Z">
                <w:pPr/>
              </w:pPrChange>
            </w:pPr>
            <w:ins w:id="530" w:author="Bush, Brian" w:date="2020-09-13T20:23:00Z">
              <w:r w:rsidRPr="00B873BE">
                <w:rPr>
                  <w:sz w:val="20"/>
                  <w:szCs w:val="20"/>
                  <w:rPrChange w:id="531" w:author="Bush, Brian" w:date="2020-09-13T20:25:00Z">
                    <w:rPr/>
                  </w:rPrChange>
                </w:rPr>
                <w:t>2.0</w:t>
              </w:r>
            </w:ins>
          </w:p>
        </w:tc>
      </w:tr>
      <w:tr w:rsidR="00B873BE" w:rsidRPr="00B873BE" w14:paraId="3CAC3A73" w14:textId="77777777" w:rsidTr="00B873BE">
        <w:trPr>
          <w:ins w:id="532" w:author="Bush, Brian" w:date="2020-09-13T20:23:00Z"/>
        </w:trPr>
        <w:tc>
          <w:tcPr>
            <w:tcW w:w="0" w:type="auto"/>
            <w:tcPrChange w:id="533" w:author="Bush, Brian" w:date="2020-09-13T20:26:00Z">
              <w:tcPr>
                <w:tcW w:w="3116" w:type="dxa"/>
              </w:tcPr>
            </w:tcPrChange>
          </w:tcPr>
          <w:p w14:paraId="3DAD5412" w14:textId="77777777" w:rsidR="00B873BE" w:rsidRPr="00B873BE" w:rsidRDefault="00B873BE" w:rsidP="00CE2A2B">
            <w:pPr>
              <w:rPr>
                <w:ins w:id="534" w:author="Bush, Brian" w:date="2020-09-13T20:23:00Z"/>
                <w:sz w:val="20"/>
                <w:szCs w:val="20"/>
                <w:rPrChange w:id="535" w:author="Bush, Brian" w:date="2020-09-13T20:25:00Z">
                  <w:rPr>
                    <w:ins w:id="536" w:author="Bush, Brian" w:date="2020-09-13T20:23:00Z"/>
                  </w:rPr>
                </w:rPrChange>
              </w:rPr>
            </w:pPr>
            <w:ins w:id="537" w:author="Bush, Brian" w:date="2020-09-13T20:23:00Z">
              <w:r w:rsidRPr="00B873BE">
                <w:rPr>
                  <w:sz w:val="20"/>
                  <w:szCs w:val="20"/>
                  <w:rPrChange w:id="538" w:author="Bush, Brian" w:date="2020-09-13T20:25:00Z">
                    <w:rPr/>
                  </w:rPrChange>
                </w:rPr>
                <w:t>government production incentive</w:t>
              </w:r>
            </w:ins>
          </w:p>
        </w:tc>
        <w:tc>
          <w:tcPr>
            <w:tcW w:w="0" w:type="auto"/>
            <w:tcPrChange w:id="539" w:author="Bush, Brian" w:date="2020-09-13T20:26:00Z">
              <w:tcPr>
                <w:tcW w:w="3117" w:type="dxa"/>
              </w:tcPr>
            </w:tcPrChange>
          </w:tcPr>
          <w:p w14:paraId="3D7F0105" w14:textId="77777777" w:rsidR="00B873BE" w:rsidRPr="00B873BE" w:rsidRDefault="00B873BE" w:rsidP="00CE2A2B">
            <w:pPr>
              <w:jc w:val="right"/>
              <w:rPr>
                <w:ins w:id="540" w:author="Bush, Brian" w:date="2020-09-13T20:23:00Z"/>
                <w:sz w:val="20"/>
                <w:szCs w:val="20"/>
                <w:rPrChange w:id="541" w:author="Bush, Brian" w:date="2020-09-13T20:25:00Z">
                  <w:rPr>
                    <w:ins w:id="542" w:author="Bush, Brian" w:date="2020-09-13T20:23:00Z"/>
                  </w:rPr>
                </w:rPrChange>
              </w:rPr>
              <w:pPrChange w:id="543" w:author="Bush, Brian" w:date="2020-09-13T20:38:00Z">
                <w:pPr/>
              </w:pPrChange>
            </w:pPr>
            <w:ins w:id="544" w:author="Bush, Brian" w:date="2020-09-13T20:23:00Z">
              <w:r w:rsidRPr="00B873BE">
                <w:rPr>
                  <w:sz w:val="20"/>
                  <w:szCs w:val="20"/>
                  <w:rPrChange w:id="545" w:author="Bush, Brian" w:date="2020-09-13T20:25:00Z">
                    <w:rPr/>
                  </w:rPrChange>
                </w:rPr>
                <w:t>2.0</w:t>
              </w:r>
            </w:ins>
          </w:p>
        </w:tc>
        <w:tc>
          <w:tcPr>
            <w:tcW w:w="0" w:type="auto"/>
            <w:tcPrChange w:id="546" w:author="Bush, Brian" w:date="2020-09-13T20:26:00Z">
              <w:tcPr>
                <w:tcW w:w="3117" w:type="dxa"/>
              </w:tcPr>
            </w:tcPrChange>
          </w:tcPr>
          <w:p w14:paraId="4C56E56C" w14:textId="77777777" w:rsidR="00B873BE" w:rsidRPr="00B873BE" w:rsidRDefault="00B873BE" w:rsidP="00CE2A2B">
            <w:pPr>
              <w:jc w:val="right"/>
              <w:rPr>
                <w:ins w:id="547" w:author="Bush, Brian" w:date="2020-09-13T20:23:00Z"/>
                <w:sz w:val="20"/>
                <w:szCs w:val="20"/>
                <w:rPrChange w:id="548" w:author="Bush, Brian" w:date="2020-09-13T20:25:00Z">
                  <w:rPr>
                    <w:ins w:id="549" w:author="Bush, Brian" w:date="2020-09-13T20:23:00Z"/>
                  </w:rPr>
                </w:rPrChange>
              </w:rPr>
              <w:pPrChange w:id="550" w:author="Bush, Brian" w:date="2020-09-13T20:38:00Z">
                <w:pPr/>
              </w:pPrChange>
            </w:pPr>
            <w:ins w:id="551" w:author="Bush, Brian" w:date="2020-09-13T20:23:00Z">
              <w:r w:rsidRPr="00B873BE">
                <w:rPr>
                  <w:sz w:val="20"/>
                  <w:szCs w:val="20"/>
                  <w:rPrChange w:id="552" w:author="Bush, Brian" w:date="2020-09-13T20:25:00Z">
                    <w:rPr/>
                  </w:rPrChange>
                </w:rPr>
                <w:t>3.0</w:t>
              </w:r>
            </w:ins>
          </w:p>
        </w:tc>
      </w:tr>
      <w:tr w:rsidR="00B873BE" w:rsidRPr="00B873BE" w14:paraId="29519222" w14:textId="77777777" w:rsidTr="00B873BE">
        <w:trPr>
          <w:ins w:id="553" w:author="Bush, Brian" w:date="2020-09-13T20:23:00Z"/>
        </w:trPr>
        <w:tc>
          <w:tcPr>
            <w:tcW w:w="0" w:type="auto"/>
            <w:tcPrChange w:id="554" w:author="Bush, Brian" w:date="2020-09-13T20:26:00Z">
              <w:tcPr>
                <w:tcW w:w="3116" w:type="dxa"/>
              </w:tcPr>
            </w:tcPrChange>
          </w:tcPr>
          <w:p w14:paraId="364B1BEE" w14:textId="77777777" w:rsidR="00B873BE" w:rsidRPr="00B873BE" w:rsidRDefault="00B873BE" w:rsidP="00CE2A2B">
            <w:pPr>
              <w:rPr>
                <w:ins w:id="555" w:author="Bush, Brian" w:date="2020-09-13T20:23:00Z"/>
                <w:sz w:val="20"/>
                <w:szCs w:val="20"/>
                <w:rPrChange w:id="556" w:author="Bush, Brian" w:date="2020-09-13T20:25:00Z">
                  <w:rPr>
                    <w:ins w:id="557" w:author="Bush, Brian" w:date="2020-09-13T20:23:00Z"/>
                  </w:rPr>
                </w:rPrChange>
              </w:rPr>
            </w:pPr>
            <w:ins w:id="558" w:author="Bush, Brian" w:date="2020-09-13T20:23:00Z">
              <w:r w:rsidRPr="00B873BE">
                <w:rPr>
                  <w:sz w:val="20"/>
                  <w:szCs w:val="20"/>
                  <w:rPrChange w:id="559" w:author="Bush, Brian" w:date="2020-09-13T20:25:00Z">
                    <w:rPr/>
                  </w:rPrChange>
                </w:rPr>
                <w:t>pilot capacity</w:t>
              </w:r>
            </w:ins>
          </w:p>
        </w:tc>
        <w:tc>
          <w:tcPr>
            <w:tcW w:w="0" w:type="auto"/>
            <w:tcPrChange w:id="560" w:author="Bush, Brian" w:date="2020-09-13T20:26:00Z">
              <w:tcPr>
                <w:tcW w:w="3117" w:type="dxa"/>
              </w:tcPr>
            </w:tcPrChange>
          </w:tcPr>
          <w:p w14:paraId="7A7B3E3E" w14:textId="77777777" w:rsidR="00B873BE" w:rsidRPr="00B873BE" w:rsidRDefault="00B873BE" w:rsidP="00CE2A2B">
            <w:pPr>
              <w:jc w:val="right"/>
              <w:rPr>
                <w:ins w:id="561" w:author="Bush, Brian" w:date="2020-09-13T20:23:00Z"/>
                <w:sz w:val="20"/>
                <w:szCs w:val="20"/>
                <w:rPrChange w:id="562" w:author="Bush, Brian" w:date="2020-09-13T20:25:00Z">
                  <w:rPr>
                    <w:ins w:id="563" w:author="Bush, Brian" w:date="2020-09-13T20:23:00Z"/>
                  </w:rPr>
                </w:rPrChange>
              </w:rPr>
              <w:pPrChange w:id="564" w:author="Bush, Brian" w:date="2020-09-13T20:38:00Z">
                <w:pPr/>
              </w:pPrChange>
            </w:pPr>
            <w:ins w:id="565" w:author="Bush, Brian" w:date="2020-09-13T20:23:00Z">
              <w:r w:rsidRPr="00B873BE">
                <w:rPr>
                  <w:sz w:val="20"/>
                  <w:szCs w:val="20"/>
                  <w:rPrChange w:id="566" w:author="Bush, Brian" w:date="2020-09-13T20:25:00Z">
                    <w:rPr/>
                  </w:rPrChange>
                </w:rPr>
                <w:t>3.0</w:t>
              </w:r>
            </w:ins>
          </w:p>
        </w:tc>
        <w:tc>
          <w:tcPr>
            <w:tcW w:w="0" w:type="auto"/>
            <w:tcPrChange w:id="567" w:author="Bush, Brian" w:date="2020-09-13T20:26:00Z">
              <w:tcPr>
                <w:tcW w:w="3117" w:type="dxa"/>
              </w:tcPr>
            </w:tcPrChange>
          </w:tcPr>
          <w:p w14:paraId="650FC6FC" w14:textId="77777777" w:rsidR="00B873BE" w:rsidRPr="00B873BE" w:rsidRDefault="00B873BE" w:rsidP="00CE2A2B">
            <w:pPr>
              <w:jc w:val="right"/>
              <w:rPr>
                <w:ins w:id="568" w:author="Bush, Brian" w:date="2020-09-13T20:23:00Z"/>
                <w:sz w:val="20"/>
                <w:szCs w:val="20"/>
                <w:rPrChange w:id="569" w:author="Bush, Brian" w:date="2020-09-13T20:25:00Z">
                  <w:rPr>
                    <w:ins w:id="570" w:author="Bush, Brian" w:date="2020-09-13T20:23:00Z"/>
                  </w:rPr>
                </w:rPrChange>
              </w:rPr>
              <w:pPrChange w:id="571" w:author="Bush, Brian" w:date="2020-09-13T20:38:00Z">
                <w:pPr/>
              </w:pPrChange>
            </w:pPr>
            <w:ins w:id="572" w:author="Bush, Brian" w:date="2020-09-13T20:23:00Z">
              <w:r w:rsidRPr="00B873BE">
                <w:rPr>
                  <w:sz w:val="20"/>
                  <w:szCs w:val="20"/>
                  <w:rPrChange w:id="573" w:author="Bush, Brian" w:date="2020-09-13T20:25:00Z">
                    <w:rPr/>
                  </w:rPrChange>
                </w:rPr>
                <w:t>2.0</w:t>
              </w:r>
            </w:ins>
          </w:p>
        </w:tc>
      </w:tr>
      <w:tr w:rsidR="00B873BE" w:rsidRPr="00B873BE" w14:paraId="6567A6BB" w14:textId="77777777" w:rsidTr="00B873BE">
        <w:trPr>
          <w:ins w:id="574" w:author="Bush, Brian" w:date="2020-09-13T20:23:00Z"/>
        </w:trPr>
        <w:tc>
          <w:tcPr>
            <w:tcW w:w="0" w:type="auto"/>
            <w:tcPrChange w:id="575" w:author="Bush, Brian" w:date="2020-09-13T20:26:00Z">
              <w:tcPr>
                <w:tcW w:w="3116" w:type="dxa"/>
              </w:tcPr>
            </w:tcPrChange>
          </w:tcPr>
          <w:p w14:paraId="395FDB00" w14:textId="77777777" w:rsidR="00B873BE" w:rsidRPr="00B873BE" w:rsidRDefault="00B873BE" w:rsidP="00CE2A2B">
            <w:pPr>
              <w:rPr>
                <w:ins w:id="576" w:author="Bush, Brian" w:date="2020-09-13T20:23:00Z"/>
                <w:sz w:val="20"/>
                <w:szCs w:val="20"/>
                <w:rPrChange w:id="577" w:author="Bush, Brian" w:date="2020-09-13T20:25:00Z">
                  <w:rPr>
                    <w:ins w:id="578" w:author="Bush, Brian" w:date="2020-09-13T20:23:00Z"/>
                  </w:rPr>
                </w:rPrChange>
              </w:rPr>
            </w:pPr>
            <w:ins w:id="579" w:author="Bush, Brian" w:date="2020-09-13T20:23:00Z">
              <w:r w:rsidRPr="00B873BE">
                <w:rPr>
                  <w:sz w:val="20"/>
                  <w:szCs w:val="20"/>
                  <w:rPrChange w:id="580" w:author="Bush, Brian" w:date="2020-09-13T20:25:00Z">
                    <w:rPr/>
                  </w:rPrChange>
                </w:rPr>
                <w:t>piloting failure default recovery time</w:t>
              </w:r>
            </w:ins>
          </w:p>
        </w:tc>
        <w:tc>
          <w:tcPr>
            <w:tcW w:w="0" w:type="auto"/>
            <w:tcPrChange w:id="581" w:author="Bush, Brian" w:date="2020-09-13T20:26:00Z">
              <w:tcPr>
                <w:tcW w:w="3117" w:type="dxa"/>
              </w:tcPr>
            </w:tcPrChange>
          </w:tcPr>
          <w:p w14:paraId="2D614EC4" w14:textId="77777777" w:rsidR="00B873BE" w:rsidRPr="00B873BE" w:rsidRDefault="00B873BE" w:rsidP="00CE2A2B">
            <w:pPr>
              <w:jc w:val="right"/>
              <w:rPr>
                <w:ins w:id="582" w:author="Bush, Brian" w:date="2020-09-13T20:23:00Z"/>
                <w:sz w:val="20"/>
                <w:szCs w:val="20"/>
                <w:rPrChange w:id="583" w:author="Bush, Brian" w:date="2020-09-13T20:25:00Z">
                  <w:rPr>
                    <w:ins w:id="584" w:author="Bush, Brian" w:date="2020-09-13T20:23:00Z"/>
                  </w:rPr>
                </w:rPrChange>
              </w:rPr>
              <w:pPrChange w:id="585" w:author="Bush, Brian" w:date="2020-09-13T20:38:00Z">
                <w:pPr/>
              </w:pPrChange>
            </w:pPr>
            <w:ins w:id="586" w:author="Bush, Brian" w:date="2020-09-13T20:23:00Z">
              <w:r w:rsidRPr="00B873BE">
                <w:rPr>
                  <w:sz w:val="20"/>
                  <w:szCs w:val="20"/>
                  <w:rPrChange w:id="587" w:author="Bush, Brian" w:date="2020-09-13T20:25:00Z">
                    <w:rPr/>
                  </w:rPrChange>
                </w:rPr>
                <w:t>3.0</w:t>
              </w:r>
            </w:ins>
          </w:p>
        </w:tc>
        <w:tc>
          <w:tcPr>
            <w:tcW w:w="0" w:type="auto"/>
            <w:tcPrChange w:id="588" w:author="Bush, Brian" w:date="2020-09-13T20:26:00Z">
              <w:tcPr>
                <w:tcW w:w="3117" w:type="dxa"/>
              </w:tcPr>
            </w:tcPrChange>
          </w:tcPr>
          <w:p w14:paraId="09177EC9" w14:textId="77777777" w:rsidR="00B873BE" w:rsidRPr="00B873BE" w:rsidRDefault="00B873BE" w:rsidP="00CE2A2B">
            <w:pPr>
              <w:jc w:val="right"/>
              <w:rPr>
                <w:ins w:id="589" w:author="Bush, Brian" w:date="2020-09-13T20:23:00Z"/>
                <w:sz w:val="20"/>
                <w:szCs w:val="20"/>
                <w:rPrChange w:id="590" w:author="Bush, Brian" w:date="2020-09-13T20:25:00Z">
                  <w:rPr>
                    <w:ins w:id="591" w:author="Bush, Brian" w:date="2020-09-13T20:23:00Z"/>
                  </w:rPr>
                </w:rPrChange>
              </w:rPr>
              <w:pPrChange w:id="592" w:author="Bush, Brian" w:date="2020-09-13T20:38:00Z">
                <w:pPr/>
              </w:pPrChange>
            </w:pPr>
            <w:ins w:id="593" w:author="Bush, Brian" w:date="2020-09-13T20:23:00Z">
              <w:r w:rsidRPr="00B873BE">
                <w:rPr>
                  <w:sz w:val="20"/>
                  <w:szCs w:val="20"/>
                  <w:rPrChange w:id="594" w:author="Bush, Brian" w:date="2020-09-13T20:25:00Z">
                    <w:rPr/>
                  </w:rPrChange>
                </w:rPr>
                <w:t>2.0</w:t>
              </w:r>
            </w:ins>
          </w:p>
        </w:tc>
      </w:tr>
      <w:tr w:rsidR="00B873BE" w:rsidRPr="00B873BE" w14:paraId="3B02BF7E" w14:textId="77777777" w:rsidTr="00B873BE">
        <w:trPr>
          <w:ins w:id="595" w:author="Bush, Brian" w:date="2020-09-13T20:23:00Z"/>
        </w:trPr>
        <w:tc>
          <w:tcPr>
            <w:tcW w:w="0" w:type="auto"/>
            <w:tcPrChange w:id="596" w:author="Bush, Brian" w:date="2020-09-13T20:26:00Z">
              <w:tcPr>
                <w:tcW w:w="3116" w:type="dxa"/>
              </w:tcPr>
            </w:tcPrChange>
          </w:tcPr>
          <w:p w14:paraId="5474393C" w14:textId="77777777" w:rsidR="00B873BE" w:rsidRPr="00B873BE" w:rsidRDefault="00B873BE" w:rsidP="00CE2A2B">
            <w:pPr>
              <w:rPr>
                <w:ins w:id="597" w:author="Bush, Brian" w:date="2020-09-13T20:23:00Z"/>
                <w:sz w:val="20"/>
                <w:szCs w:val="20"/>
                <w:rPrChange w:id="598" w:author="Bush, Brian" w:date="2020-09-13T20:25:00Z">
                  <w:rPr>
                    <w:ins w:id="599" w:author="Bush, Brian" w:date="2020-09-13T20:23:00Z"/>
                  </w:rPr>
                </w:rPrChange>
              </w:rPr>
            </w:pPr>
            <w:ins w:id="600" w:author="Bush, Brian" w:date="2020-09-13T20:23:00Z">
              <w:r w:rsidRPr="00B873BE">
                <w:rPr>
                  <w:sz w:val="20"/>
                  <w:szCs w:val="20"/>
                  <w:rPrChange w:id="601" w:author="Bush, Brian" w:date="2020-09-13T20:25:00Z">
                    <w:rPr/>
                  </w:rPrChange>
                </w:rPr>
                <w:t>commercial capital cost input</w:t>
              </w:r>
            </w:ins>
          </w:p>
        </w:tc>
        <w:tc>
          <w:tcPr>
            <w:tcW w:w="0" w:type="auto"/>
            <w:tcPrChange w:id="602" w:author="Bush, Brian" w:date="2020-09-13T20:26:00Z">
              <w:tcPr>
                <w:tcW w:w="3117" w:type="dxa"/>
              </w:tcPr>
            </w:tcPrChange>
          </w:tcPr>
          <w:p w14:paraId="09C4A2D1" w14:textId="77777777" w:rsidR="00B873BE" w:rsidRPr="00B873BE" w:rsidRDefault="00B873BE" w:rsidP="00CE2A2B">
            <w:pPr>
              <w:jc w:val="right"/>
              <w:rPr>
                <w:ins w:id="603" w:author="Bush, Brian" w:date="2020-09-13T20:23:00Z"/>
                <w:sz w:val="20"/>
                <w:szCs w:val="20"/>
                <w:rPrChange w:id="604" w:author="Bush, Brian" w:date="2020-09-13T20:25:00Z">
                  <w:rPr>
                    <w:ins w:id="605" w:author="Bush, Brian" w:date="2020-09-13T20:23:00Z"/>
                  </w:rPr>
                </w:rPrChange>
              </w:rPr>
              <w:pPrChange w:id="606" w:author="Bush, Brian" w:date="2020-09-13T20:38:00Z">
                <w:pPr/>
              </w:pPrChange>
            </w:pPr>
            <w:ins w:id="607" w:author="Bush, Brian" w:date="2020-09-13T20:23:00Z">
              <w:r w:rsidRPr="00B873BE">
                <w:rPr>
                  <w:sz w:val="20"/>
                  <w:szCs w:val="20"/>
                  <w:rPrChange w:id="608" w:author="Bush, Brian" w:date="2020-09-13T20:25:00Z">
                    <w:rPr/>
                  </w:rPrChange>
                </w:rPr>
                <w:t>3.0</w:t>
              </w:r>
            </w:ins>
          </w:p>
        </w:tc>
        <w:tc>
          <w:tcPr>
            <w:tcW w:w="0" w:type="auto"/>
            <w:tcPrChange w:id="609" w:author="Bush, Brian" w:date="2020-09-13T20:26:00Z">
              <w:tcPr>
                <w:tcW w:w="3117" w:type="dxa"/>
              </w:tcPr>
            </w:tcPrChange>
          </w:tcPr>
          <w:p w14:paraId="57A6F49B" w14:textId="77777777" w:rsidR="00B873BE" w:rsidRPr="00B873BE" w:rsidRDefault="00B873BE" w:rsidP="00CE2A2B">
            <w:pPr>
              <w:jc w:val="right"/>
              <w:rPr>
                <w:ins w:id="610" w:author="Bush, Brian" w:date="2020-09-13T20:23:00Z"/>
                <w:sz w:val="20"/>
                <w:szCs w:val="20"/>
                <w:rPrChange w:id="611" w:author="Bush, Brian" w:date="2020-09-13T20:25:00Z">
                  <w:rPr>
                    <w:ins w:id="612" w:author="Bush, Brian" w:date="2020-09-13T20:23:00Z"/>
                  </w:rPr>
                </w:rPrChange>
              </w:rPr>
              <w:pPrChange w:id="613" w:author="Bush, Brian" w:date="2020-09-13T20:38:00Z">
                <w:pPr/>
              </w:pPrChange>
            </w:pPr>
            <w:ins w:id="614" w:author="Bush, Brian" w:date="2020-09-13T20:23:00Z">
              <w:r w:rsidRPr="00B873BE">
                <w:rPr>
                  <w:sz w:val="20"/>
                  <w:szCs w:val="20"/>
                  <w:rPrChange w:id="615" w:author="Bush, Brian" w:date="2020-09-13T20:25:00Z">
                    <w:rPr/>
                  </w:rPrChange>
                </w:rPr>
                <w:t>3.0</w:t>
              </w:r>
            </w:ins>
          </w:p>
        </w:tc>
      </w:tr>
      <w:tr w:rsidR="00B873BE" w:rsidRPr="00B873BE" w14:paraId="16F941C2" w14:textId="77777777" w:rsidTr="00B873BE">
        <w:trPr>
          <w:ins w:id="616" w:author="Bush, Brian" w:date="2020-09-13T20:23:00Z"/>
        </w:trPr>
        <w:tc>
          <w:tcPr>
            <w:tcW w:w="0" w:type="auto"/>
            <w:tcPrChange w:id="617" w:author="Bush, Brian" w:date="2020-09-13T20:26:00Z">
              <w:tcPr>
                <w:tcW w:w="3116" w:type="dxa"/>
              </w:tcPr>
            </w:tcPrChange>
          </w:tcPr>
          <w:p w14:paraId="73790ECD" w14:textId="77777777" w:rsidR="00B873BE" w:rsidRPr="00B873BE" w:rsidRDefault="00B873BE" w:rsidP="00CE2A2B">
            <w:pPr>
              <w:rPr>
                <w:ins w:id="618" w:author="Bush, Brian" w:date="2020-09-13T20:23:00Z"/>
                <w:sz w:val="20"/>
                <w:szCs w:val="20"/>
                <w:rPrChange w:id="619" w:author="Bush, Brian" w:date="2020-09-13T20:25:00Z">
                  <w:rPr>
                    <w:ins w:id="620" w:author="Bush, Brian" w:date="2020-09-13T20:23:00Z"/>
                  </w:rPr>
                </w:rPrChange>
              </w:rPr>
            </w:pPr>
            <w:ins w:id="621" w:author="Bush, Brian" w:date="2020-09-13T20:23:00Z">
              <w:r w:rsidRPr="00B873BE">
                <w:rPr>
                  <w:sz w:val="20"/>
                  <w:szCs w:val="20"/>
                  <w:rPrChange w:id="622" w:author="Bush, Brian" w:date="2020-09-13T20:25:00Z">
                    <w:rPr/>
                  </w:rPrChange>
                </w:rPr>
                <w:t>strategic value to external investors</w:t>
              </w:r>
            </w:ins>
          </w:p>
        </w:tc>
        <w:tc>
          <w:tcPr>
            <w:tcW w:w="0" w:type="auto"/>
            <w:tcPrChange w:id="623" w:author="Bush, Brian" w:date="2020-09-13T20:26:00Z">
              <w:tcPr>
                <w:tcW w:w="3117" w:type="dxa"/>
              </w:tcPr>
            </w:tcPrChange>
          </w:tcPr>
          <w:p w14:paraId="0639BA00" w14:textId="77777777" w:rsidR="00B873BE" w:rsidRPr="00B873BE" w:rsidRDefault="00B873BE" w:rsidP="00CE2A2B">
            <w:pPr>
              <w:jc w:val="right"/>
              <w:rPr>
                <w:ins w:id="624" w:author="Bush, Brian" w:date="2020-09-13T20:23:00Z"/>
                <w:sz w:val="20"/>
                <w:szCs w:val="20"/>
                <w:rPrChange w:id="625" w:author="Bush, Brian" w:date="2020-09-13T20:25:00Z">
                  <w:rPr>
                    <w:ins w:id="626" w:author="Bush, Brian" w:date="2020-09-13T20:23:00Z"/>
                  </w:rPr>
                </w:rPrChange>
              </w:rPr>
              <w:pPrChange w:id="627" w:author="Bush, Brian" w:date="2020-09-13T20:38:00Z">
                <w:pPr/>
              </w:pPrChange>
            </w:pPr>
            <w:ins w:id="628" w:author="Bush, Brian" w:date="2020-09-13T20:23:00Z">
              <w:r w:rsidRPr="00B873BE">
                <w:rPr>
                  <w:sz w:val="20"/>
                  <w:szCs w:val="20"/>
                  <w:rPrChange w:id="629" w:author="Bush, Brian" w:date="2020-09-13T20:25:00Z">
                    <w:rPr/>
                  </w:rPrChange>
                </w:rPr>
                <w:t>3.0</w:t>
              </w:r>
            </w:ins>
          </w:p>
        </w:tc>
        <w:tc>
          <w:tcPr>
            <w:tcW w:w="0" w:type="auto"/>
            <w:tcPrChange w:id="630" w:author="Bush, Brian" w:date="2020-09-13T20:26:00Z">
              <w:tcPr>
                <w:tcW w:w="3117" w:type="dxa"/>
              </w:tcPr>
            </w:tcPrChange>
          </w:tcPr>
          <w:p w14:paraId="6FA13849" w14:textId="77777777" w:rsidR="00B873BE" w:rsidRPr="00B873BE" w:rsidRDefault="00B873BE" w:rsidP="00CE2A2B">
            <w:pPr>
              <w:jc w:val="right"/>
              <w:rPr>
                <w:ins w:id="631" w:author="Bush, Brian" w:date="2020-09-13T20:23:00Z"/>
                <w:sz w:val="20"/>
                <w:szCs w:val="20"/>
                <w:rPrChange w:id="632" w:author="Bush, Brian" w:date="2020-09-13T20:25:00Z">
                  <w:rPr>
                    <w:ins w:id="633" w:author="Bush, Brian" w:date="2020-09-13T20:23:00Z"/>
                  </w:rPr>
                </w:rPrChange>
              </w:rPr>
              <w:pPrChange w:id="634" w:author="Bush, Brian" w:date="2020-09-13T20:38:00Z">
                <w:pPr/>
              </w:pPrChange>
            </w:pPr>
            <w:ins w:id="635" w:author="Bush, Brian" w:date="2020-09-13T20:23:00Z">
              <w:r w:rsidRPr="00B873BE">
                <w:rPr>
                  <w:sz w:val="20"/>
                  <w:szCs w:val="20"/>
                  <w:rPrChange w:id="636" w:author="Bush, Brian" w:date="2020-09-13T20:25:00Z">
                    <w:rPr/>
                  </w:rPrChange>
                </w:rPr>
                <w:t>3.0</w:t>
              </w:r>
            </w:ins>
          </w:p>
        </w:tc>
      </w:tr>
      <w:tr w:rsidR="00B873BE" w:rsidRPr="00B873BE" w14:paraId="17EB3F91" w14:textId="77777777" w:rsidTr="00B873BE">
        <w:trPr>
          <w:ins w:id="637" w:author="Bush, Brian" w:date="2020-09-13T20:23:00Z"/>
        </w:trPr>
        <w:tc>
          <w:tcPr>
            <w:tcW w:w="0" w:type="auto"/>
            <w:tcPrChange w:id="638" w:author="Bush, Brian" w:date="2020-09-13T20:26:00Z">
              <w:tcPr>
                <w:tcW w:w="3116" w:type="dxa"/>
              </w:tcPr>
            </w:tcPrChange>
          </w:tcPr>
          <w:p w14:paraId="735C5F0E" w14:textId="77777777" w:rsidR="00B873BE" w:rsidRPr="00B873BE" w:rsidRDefault="00B873BE" w:rsidP="00CE2A2B">
            <w:pPr>
              <w:rPr>
                <w:ins w:id="639" w:author="Bush, Brian" w:date="2020-09-13T20:23:00Z"/>
                <w:sz w:val="20"/>
                <w:szCs w:val="20"/>
                <w:rPrChange w:id="640" w:author="Bush, Brian" w:date="2020-09-13T20:25:00Z">
                  <w:rPr>
                    <w:ins w:id="641" w:author="Bush, Brian" w:date="2020-09-13T20:23:00Z"/>
                  </w:rPr>
                </w:rPrChange>
              </w:rPr>
            </w:pPr>
            <w:ins w:id="642" w:author="Bush, Brian" w:date="2020-09-13T20:23:00Z">
              <w:r w:rsidRPr="00B873BE">
                <w:rPr>
                  <w:sz w:val="20"/>
                  <w:szCs w:val="20"/>
                  <w:rPrChange w:id="643" w:author="Bush, Brian" w:date="2020-09-13T20:25:00Z">
                    <w:rPr/>
                  </w:rPrChange>
                </w:rPr>
                <w:t>management response time</w:t>
              </w:r>
            </w:ins>
          </w:p>
        </w:tc>
        <w:tc>
          <w:tcPr>
            <w:tcW w:w="0" w:type="auto"/>
            <w:tcPrChange w:id="644" w:author="Bush, Brian" w:date="2020-09-13T20:26:00Z">
              <w:tcPr>
                <w:tcW w:w="3117" w:type="dxa"/>
              </w:tcPr>
            </w:tcPrChange>
          </w:tcPr>
          <w:p w14:paraId="39B7830A" w14:textId="77777777" w:rsidR="00B873BE" w:rsidRPr="00B873BE" w:rsidRDefault="00B873BE" w:rsidP="00CE2A2B">
            <w:pPr>
              <w:jc w:val="right"/>
              <w:rPr>
                <w:ins w:id="645" w:author="Bush, Brian" w:date="2020-09-13T20:23:00Z"/>
                <w:sz w:val="20"/>
                <w:szCs w:val="20"/>
                <w:rPrChange w:id="646" w:author="Bush, Brian" w:date="2020-09-13T20:25:00Z">
                  <w:rPr>
                    <w:ins w:id="647" w:author="Bush, Brian" w:date="2020-09-13T20:23:00Z"/>
                  </w:rPr>
                </w:rPrChange>
              </w:rPr>
              <w:pPrChange w:id="648" w:author="Bush, Brian" w:date="2020-09-13T20:38:00Z">
                <w:pPr/>
              </w:pPrChange>
            </w:pPr>
            <w:ins w:id="649" w:author="Bush, Brian" w:date="2020-09-13T20:23:00Z">
              <w:r w:rsidRPr="00B873BE">
                <w:rPr>
                  <w:sz w:val="20"/>
                  <w:szCs w:val="20"/>
                  <w:rPrChange w:id="650" w:author="Bush, Brian" w:date="2020-09-13T20:25:00Z">
                    <w:rPr/>
                  </w:rPrChange>
                </w:rPr>
                <w:t>4.0</w:t>
              </w:r>
            </w:ins>
          </w:p>
        </w:tc>
        <w:tc>
          <w:tcPr>
            <w:tcW w:w="0" w:type="auto"/>
            <w:tcPrChange w:id="651" w:author="Bush, Brian" w:date="2020-09-13T20:26:00Z">
              <w:tcPr>
                <w:tcW w:w="3117" w:type="dxa"/>
              </w:tcPr>
            </w:tcPrChange>
          </w:tcPr>
          <w:p w14:paraId="502AE049" w14:textId="77777777" w:rsidR="00B873BE" w:rsidRPr="00B873BE" w:rsidRDefault="00B873BE" w:rsidP="00CE2A2B">
            <w:pPr>
              <w:jc w:val="right"/>
              <w:rPr>
                <w:ins w:id="652" w:author="Bush, Brian" w:date="2020-09-13T20:23:00Z"/>
                <w:sz w:val="20"/>
                <w:szCs w:val="20"/>
                <w:rPrChange w:id="653" w:author="Bush, Brian" w:date="2020-09-13T20:25:00Z">
                  <w:rPr>
                    <w:ins w:id="654" w:author="Bush, Brian" w:date="2020-09-13T20:23:00Z"/>
                  </w:rPr>
                </w:rPrChange>
              </w:rPr>
              <w:pPrChange w:id="655" w:author="Bush, Brian" w:date="2020-09-13T20:38:00Z">
                <w:pPr/>
              </w:pPrChange>
            </w:pPr>
            <w:ins w:id="656" w:author="Bush, Brian" w:date="2020-09-13T20:23:00Z">
              <w:r w:rsidRPr="00B873BE">
                <w:rPr>
                  <w:sz w:val="20"/>
                  <w:szCs w:val="20"/>
                  <w:rPrChange w:id="657" w:author="Bush, Brian" w:date="2020-09-13T20:25:00Z">
                    <w:rPr/>
                  </w:rPrChange>
                </w:rPr>
                <w:t>3.0</w:t>
              </w:r>
            </w:ins>
          </w:p>
        </w:tc>
      </w:tr>
      <w:tr w:rsidR="00B873BE" w:rsidRPr="00B873BE" w14:paraId="32AAFD3C" w14:textId="77777777" w:rsidTr="00B873BE">
        <w:trPr>
          <w:ins w:id="658" w:author="Bush, Brian" w:date="2020-09-13T20:23:00Z"/>
        </w:trPr>
        <w:tc>
          <w:tcPr>
            <w:tcW w:w="0" w:type="auto"/>
            <w:tcPrChange w:id="659" w:author="Bush, Brian" w:date="2020-09-13T20:26:00Z">
              <w:tcPr>
                <w:tcW w:w="3116" w:type="dxa"/>
              </w:tcPr>
            </w:tcPrChange>
          </w:tcPr>
          <w:p w14:paraId="36F2587F" w14:textId="77777777" w:rsidR="00B873BE" w:rsidRPr="00B873BE" w:rsidRDefault="00B873BE" w:rsidP="00CE2A2B">
            <w:pPr>
              <w:rPr>
                <w:ins w:id="660" w:author="Bush, Brian" w:date="2020-09-13T20:23:00Z"/>
                <w:sz w:val="20"/>
                <w:szCs w:val="20"/>
                <w:rPrChange w:id="661" w:author="Bush, Brian" w:date="2020-09-13T20:25:00Z">
                  <w:rPr>
                    <w:ins w:id="662" w:author="Bush, Brian" w:date="2020-09-13T20:23:00Z"/>
                  </w:rPr>
                </w:rPrChange>
              </w:rPr>
            </w:pPr>
            <w:ins w:id="663" w:author="Bush, Brian" w:date="2020-09-13T20:23:00Z">
              <w:r w:rsidRPr="00B873BE">
                <w:rPr>
                  <w:sz w:val="20"/>
                  <w:szCs w:val="20"/>
                  <w:rPrChange w:id="664" w:author="Bush, Brian" w:date="2020-09-13T20:25:00Z">
                    <w:rPr/>
                  </w:rPrChange>
                </w:rPr>
                <w:t>expected continuity of government policy</w:t>
              </w:r>
            </w:ins>
          </w:p>
        </w:tc>
        <w:tc>
          <w:tcPr>
            <w:tcW w:w="0" w:type="auto"/>
            <w:tcPrChange w:id="665" w:author="Bush, Brian" w:date="2020-09-13T20:26:00Z">
              <w:tcPr>
                <w:tcW w:w="3117" w:type="dxa"/>
              </w:tcPr>
            </w:tcPrChange>
          </w:tcPr>
          <w:p w14:paraId="0A39CA2B" w14:textId="77777777" w:rsidR="00B873BE" w:rsidRPr="00B873BE" w:rsidRDefault="00B873BE" w:rsidP="00CE2A2B">
            <w:pPr>
              <w:jc w:val="right"/>
              <w:rPr>
                <w:ins w:id="666" w:author="Bush, Brian" w:date="2020-09-13T20:23:00Z"/>
                <w:sz w:val="20"/>
                <w:szCs w:val="20"/>
                <w:rPrChange w:id="667" w:author="Bush, Brian" w:date="2020-09-13T20:25:00Z">
                  <w:rPr>
                    <w:ins w:id="668" w:author="Bush, Brian" w:date="2020-09-13T20:23:00Z"/>
                  </w:rPr>
                </w:rPrChange>
              </w:rPr>
              <w:pPrChange w:id="669" w:author="Bush, Brian" w:date="2020-09-13T20:38:00Z">
                <w:pPr/>
              </w:pPrChange>
            </w:pPr>
            <w:ins w:id="670" w:author="Bush, Brian" w:date="2020-09-13T20:23:00Z">
              <w:r w:rsidRPr="00B873BE">
                <w:rPr>
                  <w:sz w:val="20"/>
                  <w:szCs w:val="20"/>
                  <w:rPrChange w:id="671" w:author="Bush, Brian" w:date="2020-09-13T20:25:00Z">
                    <w:rPr/>
                  </w:rPrChange>
                </w:rPr>
                <w:t>6.0</w:t>
              </w:r>
            </w:ins>
          </w:p>
        </w:tc>
        <w:tc>
          <w:tcPr>
            <w:tcW w:w="0" w:type="auto"/>
            <w:tcPrChange w:id="672" w:author="Bush, Brian" w:date="2020-09-13T20:26:00Z">
              <w:tcPr>
                <w:tcW w:w="3117" w:type="dxa"/>
              </w:tcPr>
            </w:tcPrChange>
          </w:tcPr>
          <w:p w14:paraId="660D98C7" w14:textId="77777777" w:rsidR="00B873BE" w:rsidRPr="00B873BE" w:rsidRDefault="00B873BE" w:rsidP="00CE2A2B">
            <w:pPr>
              <w:jc w:val="right"/>
              <w:rPr>
                <w:ins w:id="673" w:author="Bush, Brian" w:date="2020-09-13T20:23:00Z"/>
                <w:sz w:val="20"/>
                <w:szCs w:val="20"/>
                <w:rPrChange w:id="674" w:author="Bush, Brian" w:date="2020-09-13T20:25:00Z">
                  <w:rPr>
                    <w:ins w:id="675" w:author="Bush, Brian" w:date="2020-09-13T20:23:00Z"/>
                  </w:rPr>
                </w:rPrChange>
              </w:rPr>
              <w:pPrChange w:id="676" w:author="Bush, Brian" w:date="2020-09-13T20:38:00Z">
                <w:pPr/>
              </w:pPrChange>
            </w:pPr>
            <w:ins w:id="677" w:author="Bush, Brian" w:date="2020-09-13T20:23:00Z">
              <w:r w:rsidRPr="00B873BE">
                <w:rPr>
                  <w:sz w:val="20"/>
                  <w:szCs w:val="20"/>
                  <w:rPrChange w:id="678" w:author="Bush, Brian" w:date="2020-09-13T20:25:00Z">
                    <w:rPr/>
                  </w:rPrChange>
                </w:rPr>
                <w:t>3.0</w:t>
              </w:r>
            </w:ins>
          </w:p>
        </w:tc>
      </w:tr>
      <w:tr w:rsidR="00B873BE" w:rsidRPr="00B873BE" w14:paraId="315C1125" w14:textId="77777777" w:rsidTr="00B873BE">
        <w:trPr>
          <w:ins w:id="679" w:author="Bush, Brian" w:date="2020-09-13T20:23:00Z"/>
        </w:trPr>
        <w:tc>
          <w:tcPr>
            <w:tcW w:w="0" w:type="auto"/>
            <w:tcPrChange w:id="680" w:author="Bush, Brian" w:date="2020-09-13T20:26:00Z">
              <w:tcPr>
                <w:tcW w:w="3116" w:type="dxa"/>
              </w:tcPr>
            </w:tcPrChange>
          </w:tcPr>
          <w:p w14:paraId="64C1B2B3" w14:textId="77777777" w:rsidR="00B873BE" w:rsidRPr="00B873BE" w:rsidRDefault="00B873BE" w:rsidP="00CE2A2B">
            <w:pPr>
              <w:rPr>
                <w:ins w:id="681" w:author="Bush, Brian" w:date="2020-09-13T20:23:00Z"/>
                <w:sz w:val="20"/>
                <w:szCs w:val="20"/>
                <w:rPrChange w:id="682" w:author="Bush, Brian" w:date="2020-09-13T20:25:00Z">
                  <w:rPr>
                    <w:ins w:id="683" w:author="Bush, Brian" w:date="2020-09-13T20:23:00Z"/>
                  </w:rPr>
                </w:rPrChange>
              </w:rPr>
            </w:pPr>
            <w:ins w:id="684" w:author="Bush, Brian" w:date="2020-09-13T20:23:00Z">
              <w:r w:rsidRPr="00B873BE">
                <w:rPr>
                  <w:sz w:val="20"/>
                  <w:szCs w:val="20"/>
                  <w:rPrChange w:id="685" w:author="Bush, Brian" w:date="2020-09-13T20:25:00Z">
                    <w:rPr/>
                  </w:rPrChange>
                </w:rPr>
                <w:t>minimum runway</w:t>
              </w:r>
            </w:ins>
          </w:p>
        </w:tc>
        <w:tc>
          <w:tcPr>
            <w:tcW w:w="0" w:type="auto"/>
            <w:tcPrChange w:id="686" w:author="Bush, Brian" w:date="2020-09-13T20:26:00Z">
              <w:tcPr>
                <w:tcW w:w="3117" w:type="dxa"/>
              </w:tcPr>
            </w:tcPrChange>
          </w:tcPr>
          <w:p w14:paraId="75F156F0" w14:textId="77777777" w:rsidR="00B873BE" w:rsidRPr="00B873BE" w:rsidRDefault="00B873BE" w:rsidP="00CE2A2B">
            <w:pPr>
              <w:jc w:val="right"/>
              <w:rPr>
                <w:ins w:id="687" w:author="Bush, Brian" w:date="2020-09-13T20:23:00Z"/>
                <w:sz w:val="20"/>
                <w:szCs w:val="20"/>
                <w:rPrChange w:id="688" w:author="Bush, Brian" w:date="2020-09-13T20:25:00Z">
                  <w:rPr>
                    <w:ins w:id="689" w:author="Bush, Brian" w:date="2020-09-13T20:23:00Z"/>
                  </w:rPr>
                </w:rPrChange>
              </w:rPr>
              <w:pPrChange w:id="690" w:author="Bush, Brian" w:date="2020-09-13T20:38:00Z">
                <w:pPr/>
              </w:pPrChange>
            </w:pPr>
            <w:ins w:id="691" w:author="Bush, Brian" w:date="2020-09-13T20:23:00Z">
              <w:r w:rsidRPr="00B873BE">
                <w:rPr>
                  <w:sz w:val="20"/>
                  <w:szCs w:val="20"/>
                  <w:rPrChange w:id="692" w:author="Bush, Brian" w:date="2020-09-13T20:25:00Z">
                    <w:rPr/>
                  </w:rPrChange>
                </w:rPr>
                <w:t>4.5</w:t>
              </w:r>
            </w:ins>
          </w:p>
        </w:tc>
        <w:tc>
          <w:tcPr>
            <w:tcW w:w="0" w:type="auto"/>
            <w:tcPrChange w:id="693" w:author="Bush, Brian" w:date="2020-09-13T20:26:00Z">
              <w:tcPr>
                <w:tcW w:w="3117" w:type="dxa"/>
              </w:tcPr>
            </w:tcPrChange>
          </w:tcPr>
          <w:p w14:paraId="46A13431" w14:textId="77777777" w:rsidR="00B873BE" w:rsidRPr="00B873BE" w:rsidRDefault="00B873BE" w:rsidP="00CE2A2B">
            <w:pPr>
              <w:jc w:val="right"/>
              <w:rPr>
                <w:ins w:id="694" w:author="Bush, Brian" w:date="2020-09-13T20:23:00Z"/>
                <w:sz w:val="20"/>
                <w:szCs w:val="20"/>
                <w:rPrChange w:id="695" w:author="Bush, Brian" w:date="2020-09-13T20:25:00Z">
                  <w:rPr>
                    <w:ins w:id="696" w:author="Bush, Brian" w:date="2020-09-13T20:23:00Z"/>
                  </w:rPr>
                </w:rPrChange>
              </w:rPr>
              <w:pPrChange w:id="697" w:author="Bush, Brian" w:date="2020-09-13T20:38:00Z">
                <w:pPr/>
              </w:pPrChange>
            </w:pPr>
            <w:ins w:id="698" w:author="Bush, Brian" w:date="2020-09-13T20:23:00Z">
              <w:r w:rsidRPr="00B873BE">
                <w:rPr>
                  <w:sz w:val="20"/>
                  <w:szCs w:val="20"/>
                  <w:rPrChange w:id="699" w:author="Bush, Brian" w:date="2020-09-13T20:25:00Z">
                    <w:rPr/>
                  </w:rPrChange>
                </w:rPr>
                <w:t>4.5</w:t>
              </w:r>
            </w:ins>
          </w:p>
        </w:tc>
      </w:tr>
      <w:tr w:rsidR="00B873BE" w:rsidRPr="00B873BE" w14:paraId="52047B73" w14:textId="77777777" w:rsidTr="00B873BE">
        <w:trPr>
          <w:ins w:id="700" w:author="Bush, Brian" w:date="2020-09-13T20:23:00Z"/>
        </w:trPr>
        <w:tc>
          <w:tcPr>
            <w:tcW w:w="0" w:type="auto"/>
            <w:tcPrChange w:id="701" w:author="Bush, Brian" w:date="2020-09-13T20:26:00Z">
              <w:tcPr>
                <w:tcW w:w="3116" w:type="dxa"/>
              </w:tcPr>
            </w:tcPrChange>
          </w:tcPr>
          <w:p w14:paraId="340A8E03" w14:textId="77777777" w:rsidR="00B873BE" w:rsidRPr="00B873BE" w:rsidRDefault="00B873BE" w:rsidP="00CE2A2B">
            <w:pPr>
              <w:rPr>
                <w:ins w:id="702" w:author="Bush, Brian" w:date="2020-09-13T20:23:00Z"/>
                <w:sz w:val="20"/>
                <w:szCs w:val="20"/>
                <w:rPrChange w:id="703" w:author="Bush, Brian" w:date="2020-09-13T20:25:00Z">
                  <w:rPr>
                    <w:ins w:id="704" w:author="Bush, Brian" w:date="2020-09-13T20:23:00Z"/>
                  </w:rPr>
                </w:rPrChange>
              </w:rPr>
            </w:pPr>
            <w:ins w:id="705" w:author="Bush, Brian" w:date="2020-09-13T20:23:00Z">
              <w:r w:rsidRPr="00B873BE">
                <w:rPr>
                  <w:sz w:val="20"/>
                  <w:szCs w:val="20"/>
                  <w:rPrChange w:id="706" w:author="Bush, Brian" w:date="2020-09-13T20:25:00Z">
                    <w:rPr/>
                  </w:rPrChange>
                </w:rPr>
                <w:t xml:space="preserve">number of missed </w:t>
              </w:r>
              <w:proofErr w:type="spellStart"/>
              <w:r w:rsidRPr="00B873BE">
                <w:rPr>
                  <w:sz w:val="20"/>
                  <w:szCs w:val="20"/>
                  <w:rPrChange w:id="707" w:author="Bush, Brian" w:date="2020-09-13T20:25:00Z">
                    <w:rPr/>
                  </w:rPrChange>
                </w:rPr>
                <w:t>stagegates</w:t>
              </w:r>
              <w:proofErr w:type="spellEnd"/>
              <w:r w:rsidRPr="00B873BE">
                <w:rPr>
                  <w:sz w:val="20"/>
                  <w:szCs w:val="20"/>
                  <w:rPrChange w:id="708" w:author="Bush, Brian" w:date="2020-09-13T20:25:00Z">
                    <w:rPr/>
                  </w:rPrChange>
                </w:rPr>
                <w:t xml:space="preserve"> allowed</w:t>
              </w:r>
            </w:ins>
          </w:p>
        </w:tc>
        <w:tc>
          <w:tcPr>
            <w:tcW w:w="0" w:type="auto"/>
            <w:tcPrChange w:id="709" w:author="Bush, Brian" w:date="2020-09-13T20:26:00Z">
              <w:tcPr>
                <w:tcW w:w="3117" w:type="dxa"/>
              </w:tcPr>
            </w:tcPrChange>
          </w:tcPr>
          <w:p w14:paraId="13F6CD34" w14:textId="77777777" w:rsidR="00B873BE" w:rsidRPr="00B873BE" w:rsidRDefault="00B873BE" w:rsidP="00CE2A2B">
            <w:pPr>
              <w:jc w:val="right"/>
              <w:rPr>
                <w:ins w:id="710" w:author="Bush, Brian" w:date="2020-09-13T20:23:00Z"/>
                <w:sz w:val="20"/>
                <w:szCs w:val="20"/>
                <w:rPrChange w:id="711" w:author="Bush, Brian" w:date="2020-09-13T20:25:00Z">
                  <w:rPr>
                    <w:ins w:id="712" w:author="Bush, Brian" w:date="2020-09-13T20:23:00Z"/>
                  </w:rPr>
                </w:rPrChange>
              </w:rPr>
              <w:pPrChange w:id="713" w:author="Bush, Brian" w:date="2020-09-13T20:38:00Z">
                <w:pPr/>
              </w:pPrChange>
            </w:pPr>
            <w:ins w:id="714" w:author="Bush, Brian" w:date="2020-09-13T20:23:00Z">
              <w:r w:rsidRPr="00B873BE">
                <w:rPr>
                  <w:sz w:val="20"/>
                  <w:szCs w:val="20"/>
                  <w:rPrChange w:id="715" w:author="Bush, Brian" w:date="2020-09-13T20:25:00Z">
                    <w:rPr/>
                  </w:rPrChange>
                </w:rPr>
                <w:t>4.5</w:t>
              </w:r>
            </w:ins>
          </w:p>
        </w:tc>
        <w:tc>
          <w:tcPr>
            <w:tcW w:w="0" w:type="auto"/>
            <w:tcPrChange w:id="716" w:author="Bush, Brian" w:date="2020-09-13T20:26:00Z">
              <w:tcPr>
                <w:tcW w:w="3117" w:type="dxa"/>
              </w:tcPr>
            </w:tcPrChange>
          </w:tcPr>
          <w:p w14:paraId="7E2AFBA2" w14:textId="77777777" w:rsidR="00B873BE" w:rsidRPr="00B873BE" w:rsidRDefault="00B873BE" w:rsidP="00CE2A2B">
            <w:pPr>
              <w:jc w:val="right"/>
              <w:rPr>
                <w:ins w:id="717" w:author="Bush, Brian" w:date="2020-09-13T20:23:00Z"/>
                <w:sz w:val="20"/>
                <w:szCs w:val="20"/>
                <w:rPrChange w:id="718" w:author="Bush, Brian" w:date="2020-09-13T20:25:00Z">
                  <w:rPr>
                    <w:ins w:id="719" w:author="Bush, Brian" w:date="2020-09-13T20:23:00Z"/>
                  </w:rPr>
                </w:rPrChange>
              </w:rPr>
              <w:pPrChange w:id="720" w:author="Bush, Brian" w:date="2020-09-13T20:38:00Z">
                <w:pPr/>
              </w:pPrChange>
            </w:pPr>
            <w:ins w:id="721" w:author="Bush, Brian" w:date="2020-09-13T20:23:00Z">
              <w:r w:rsidRPr="00B873BE">
                <w:rPr>
                  <w:sz w:val="20"/>
                  <w:szCs w:val="20"/>
                  <w:rPrChange w:id="722" w:author="Bush, Brian" w:date="2020-09-13T20:25:00Z">
                    <w:rPr/>
                  </w:rPrChange>
                </w:rPr>
                <w:t>4.5</w:t>
              </w:r>
            </w:ins>
          </w:p>
        </w:tc>
      </w:tr>
      <w:tr w:rsidR="00B873BE" w:rsidRPr="00B873BE" w14:paraId="5AC134E6" w14:textId="77777777" w:rsidTr="00B873BE">
        <w:trPr>
          <w:ins w:id="723" w:author="Bush, Brian" w:date="2020-09-13T20:23:00Z"/>
        </w:trPr>
        <w:tc>
          <w:tcPr>
            <w:tcW w:w="0" w:type="auto"/>
            <w:tcPrChange w:id="724" w:author="Bush, Brian" w:date="2020-09-13T20:26:00Z">
              <w:tcPr>
                <w:tcW w:w="3116" w:type="dxa"/>
              </w:tcPr>
            </w:tcPrChange>
          </w:tcPr>
          <w:p w14:paraId="1100BF86" w14:textId="77777777" w:rsidR="00B873BE" w:rsidRPr="00B873BE" w:rsidRDefault="00B873BE" w:rsidP="00CE2A2B">
            <w:pPr>
              <w:rPr>
                <w:ins w:id="725" w:author="Bush, Brian" w:date="2020-09-13T20:23:00Z"/>
                <w:sz w:val="20"/>
                <w:szCs w:val="20"/>
                <w:rPrChange w:id="726" w:author="Bush, Brian" w:date="2020-09-13T20:25:00Z">
                  <w:rPr>
                    <w:ins w:id="727" w:author="Bush, Brian" w:date="2020-09-13T20:23:00Z"/>
                  </w:rPr>
                </w:rPrChange>
              </w:rPr>
            </w:pPr>
            <w:ins w:id="728" w:author="Bush, Brian" w:date="2020-09-13T20:23:00Z">
              <w:r w:rsidRPr="00B873BE">
                <w:rPr>
                  <w:sz w:val="20"/>
                  <w:szCs w:val="20"/>
                  <w:rPrChange w:id="729" w:author="Bush, Brian" w:date="2020-09-13T20:25:00Z">
                    <w:rPr/>
                  </w:rPrChange>
                </w:rPr>
                <w:t>pilot and demo response time</w:t>
              </w:r>
            </w:ins>
          </w:p>
        </w:tc>
        <w:tc>
          <w:tcPr>
            <w:tcW w:w="0" w:type="auto"/>
            <w:tcPrChange w:id="730" w:author="Bush, Brian" w:date="2020-09-13T20:26:00Z">
              <w:tcPr>
                <w:tcW w:w="3117" w:type="dxa"/>
              </w:tcPr>
            </w:tcPrChange>
          </w:tcPr>
          <w:p w14:paraId="64C03BDD" w14:textId="77777777" w:rsidR="00B873BE" w:rsidRPr="00B873BE" w:rsidRDefault="00B873BE" w:rsidP="00CE2A2B">
            <w:pPr>
              <w:jc w:val="right"/>
              <w:rPr>
                <w:ins w:id="731" w:author="Bush, Brian" w:date="2020-09-13T20:23:00Z"/>
                <w:sz w:val="20"/>
                <w:szCs w:val="20"/>
                <w:rPrChange w:id="732" w:author="Bush, Brian" w:date="2020-09-13T20:25:00Z">
                  <w:rPr>
                    <w:ins w:id="733" w:author="Bush, Brian" w:date="2020-09-13T20:23:00Z"/>
                  </w:rPr>
                </w:rPrChange>
              </w:rPr>
              <w:pPrChange w:id="734" w:author="Bush, Brian" w:date="2020-09-13T20:38:00Z">
                <w:pPr/>
              </w:pPrChange>
            </w:pPr>
            <w:ins w:id="735" w:author="Bush, Brian" w:date="2020-09-13T20:23:00Z">
              <w:r w:rsidRPr="00B873BE">
                <w:rPr>
                  <w:sz w:val="20"/>
                  <w:szCs w:val="20"/>
                  <w:rPrChange w:id="736" w:author="Bush, Brian" w:date="2020-09-13T20:25:00Z">
                    <w:rPr/>
                  </w:rPrChange>
                </w:rPr>
                <w:t>4.5</w:t>
              </w:r>
            </w:ins>
          </w:p>
        </w:tc>
        <w:tc>
          <w:tcPr>
            <w:tcW w:w="0" w:type="auto"/>
            <w:tcPrChange w:id="737" w:author="Bush, Brian" w:date="2020-09-13T20:26:00Z">
              <w:tcPr>
                <w:tcW w:w="3117" w:type="dxa"/>
              </w:tcPr>
            </w:tcPrChange>
          </w:tcPr>
          <w:p w14:paraId="3DC5725D" w14:textId="77777777" w:rsidR="00B873BE" w:rsidRPr="00B873BE" w:rsidRDefault="00B873BE" w:rsidP="00CE2A2B">
            <w:pPr>
              <w:jc w:val="right"/>
              <w:rPr>
                <w:ins w:id="738" w:author="Bush, Brian" w:date="2020-09-13T20:23:00Z"/>
                <w:sz w:val="20"/>
                <w:szCs w:val="20"/>
                <w:rPrChange w:id="739" w:author="Bush, Brian" w:date="2020-09-13T20:25:00Z">
                  <w:rPr>
                    <w:ins w:id="740" w:author="Bush, Brian" w:date="2020-09-13T20:23:00Z"/>
                  </w:rPr>
                </w:rPrChange>
              </w:rPr>
              <w:pPrChange w:id="741" w:author="Bush, Brian" w:date="2020-09-13T20:38:00Z">
                <w:pPr/>
              </w:pPrChange>
            </w:pPr>
            <w:ins w:id="742" w:author="Bush, Brian" w:date="2020-09-13T20:23:00Z">
              <w:r w:rsidRPr="00B873BE">
                <w:rPr>
                  <w:sz w:val="20"/>
                  <w:szCs w:val="20"/>
                  <w:rPrChange w:id="743" w:author="Bush, Brian" w:date="2020-09-13T20:25:00Z">
                    <w:rPr/>
                  </w:rPrChange>
                </w:rPr>
                <w:t>5.0</w:t>
              </w:r>
            </w:ins>
          </w:p>
        </w:tc>
      </w:tr>
      <w:tr w:rsidR="00B873BE" w:rsidRPr="00B873BE" w14:paraId="28832199" w14:textId="77777777" w:rsidTr="00B873BE">
        <w:trPr>
          <w:ins w:id="744" w:author="Bush, Brian" w:date="2020-09-13T20:23:00Z"/>
        </w:trPr>
        <w:tc>
          <w:tcPr>
            <w:tcW w:w="0" w:type="auto"/>
            <w:tcPrChange w:id="745" w:author="Bush, Brian" w:date="2020-09-13T20:26:00Z">
              <w:tcPr>
                <w:tcW w:w="3116" w:type="dxa"/>
              </w:tcPr>
            </w:tcPrChange>
          </w:tcPr>
          <w:p w14:paraId="41173099" w14:textId="77777777" w:rsidR="00B873BE" w:rsidRPr="00B873BE" w:rsidRDefault="00B873BE" w:rsidP="00CE2A2B">
            <w:pPr>
              <w:rPr>
                <w:ins w:id="746" w:author="Bush, Brian" w:date="2020-09-13T20:23:00Z"/>
                <w:sz w:val="20"/>
                <w:szCs w:val="20"/>
                <w:rPrChange w:id="747" w:author="Bush, Brian" w:date="2020-09-13T20:25:00Z">
                  <w:rPr>
                    <w:ins w:id="748" w:author="Bush, Brian" w:date="2020-09-13T20:23:00Z"/>
                  </w:rPr>
                </w:rPrChange>
              </w:rPr>
            </w:pPr>
            <w:ins w:id="749" w:author="Bush, Brian" w:date="2020-09-13T20:23:00Z">
              <w:r w:rsidRPr="00B873BE">
                <w:rPr>
                  <w:sz w:val="20"/>
                  <w:szCs w:val="20"/>
                  <w:rPrChange w:id="750" w:author="Bush, Brian" w:date="2020-09-13T20:25:00Z">
                    <w:rPr/>
                  </w:rPrChange>
                </w:rPr>
                <w:t>commercial process yield input</w:t>
              </w:r>
            </w:ins>
          </w:p>
        </w:tc>
        <w:tc>
          <w:tcPr>
            <w:tcW w:w="0" w:type="auto"/>
            <w:tcPrChange w:id="751" w:author="Bush, Brian" w:date="2020-09-13T20:26:00Z">
              <w:tcPr>
                <w:tcW w:w="3117" w:type="dxa"/>
              </w:tcPr>
            </w:tcPrChange>
          </w:tcPr>
          <w:p w14:paraId="31B03DA4" w14:textId="77777777" w:rsidR="00B873BE" w:rsidRPr="00B873BE" w:rsidRDefault="00B873BE" w:rsidP="00CE2A2B">
            <w:pPr>
              <w:jc w:val="right"/>
              <w:rPr>
                <w:ins w:id="752" w:author="Bush, Brian" w:date="2020-09-13T20:23:00Z"/>
                <w:sz w:val="20"/>
                <w:szCs w:val="20"/>
                <w:rPrChange w:id="753" w:author="Bush, Brian" w:date="2020-09-13T20:25:00Z">
                  <w:rPr>
                    <w:ins w:id="754" w:author="Bush, Brian" w:date="2020-09-13T20:23:00Z"/>
                  </w:rPr>
                </w:rPrChange>
              </w:rPr>
              <w:pPrChange w:id="755" w:author="Bush, Brian" w:date="2020-09-13T20:38:00Z">
                <w:pPr/>
              </w:pPrChange>
            </w:pPr>
            <w:ins w:id="756" w:author="Bush, Brian" w:date="2020-09-13T20:23:00Z">
              <w:r w:rsidRPr="00B873BE">
                <w:rPr>
                  <w:sz w:val="20"/>
                  <w:szCs w:val="20"/>
                  <w:rPrChange w:id="757" w:author="Bush, Brian" w:date="2020-09-13T20:25:00Z">
                    <w:rPr/>
                  </w:rPrChange>
                </w:rPr>
                <w:t>5.0</w:t>
              </w:r>
            </w:ins>
          </w:p>
        </w:tc>
        <w:tc>
          <w:tcPr>
            <w:tcW w:w="0" w:type="auto"/>
            <w:tcPrChange w:id="758" w:author="Bush, Brian" w:date="2020-09-13T20:26:00Z">
              <w:tcPr>
                <w:tcW w:w="3117" w:type="dxa"/>
              </w:tcPr>
            </w:tcPrChange>
          </w:tcPr>
          <w:p w14:paraId="5139912C" w14:textId="77777777" w:rsidR="00B873BE" w:rsidRPr="00B873BE" w:rsidRDefault="00B873BE" w:rsidP="00CE2A2B">
            <w:pPr>
              <w:jc w:val="right"/>
              <w:rPr>
                <w:ins w:id="759" w:author="Bush, Brian" w:date="2020-09-13T20:23:00Z"/>
                <w:sz w:val="20"/>
                <w:szCs w:val="20"/>
                <w:rPrChange w:id="760" w:author="Bush, Brian" w:date="2020-09-13T20:25:00Z">
                  <w:rPr>
                    <w:ins w:id="761" w:author="Bush, Brian" w:date="2020-09-13T20:23:00Z"/>
                  </w:rPr>
                </w:rPrChange>
              </w:rPr>
              <w:pPrChange w:id="762" w:author="Bush, Brian" w:date="2020-09-13T20:38:00Z">
                <w:pPr/>
              </w:pPrChange>
            </w:pPr>
            <w:ins w:id="763" w:author="Bush, Brian" w:date="2020-09-13T20:23:00Z">
              <w:r w:rsidRPr="00B873BE">
                <w:rPr>
                  <w:sz w:val="20"/>
                  <w:szCs w:val="20"/>
                  <w:rPrChange w:id="764" w:author="Bush, Brian" w:date="2020-09-13T20:25:00Z">
                    <w:rPr/>
                  </w:rPrChange>
                </w:rPr>
                <w:t>5.0</w:t>
              </w:r>
            </w:ins>
          </w:p>
        </w:tc>
      </w:tr>
      <w:tr w:rsidR="00B873BE" w:rsidRPr="00B873BE" w14:paraId="75E67E9C" w14:textId="77777777" w:rsidTr="00B873BE">
        <w:trPr>
          <w:ins w:id="765" w:author="Bush, Brian" w:date="2020-09-13T20:23:00Z"/>
        </w:trPr>
        <w:tc>
          <w:tcPr>
            <w:tcW w:w="0" w:type="auto"/>
            <w:tcPrChange w:id="766" w:author="Bush, Brian" w:date="2020-09-13T20:26:00Z">
              <w:tcPr>
                <w:tcW w:w="3116" w:type="dxa"/>
              </w:tcPr>
            </w:tcPrChange>
          </w:tcPr>
          <w:p w14:paraId="49ACB18A" w14:textId="77777777" w:rsidR="00B873BE" w:rsidRPr="00B873BE" w:rsidRDefault="00B873BE" w:rsidP="00CE2A2B">
            <w:pPr>
              <w:rPr>
                <w:ins w:id="767" w:author="Bush, Brian" w:date="2020-09-13T20:23:00Z"/>
                <w:sz w:val="20"/>
                <w:szCs w:val="20"/>
                <w:rPrChange w:id="768" w:author="Bush, Brian" w:date="2020-09-13T20:25:00Z">
                  <w:rPr>
                    <w:ins w:id="769" w:author="Bush, Brian" w:date="2020-09-13T20:23:00Z"/>
                  </w:rPr>
                </w:rPrChange>
              </w:rPr>
            </w:pPr>
            <w:ins w:id="770" w:author="Bush, Brian" w:date="2020-09-13T20:23:00Z">
              <w:r w:rsidRPr="00B873BE">
                <w:rPr>
                  <w:sz w:val="20"/>
                  <w:szCs w:val="20"/>
                  <w:rPrChange w:id="771" w:author="Bush, Brian" w:date="2020-09-13T20:25:00Z">
                    <w:rPr/>
                  </w:rPrChange>
                </w:rPr>
                <w:t>piloting failure distribution max</w:t>
              </w:r>
            </w:ins>
          </w:p>
        </w:tc>
        <w:tc>
          <w:tcPr>
            <w:tcW w:w="0" w:type="auto"/>
            <w:tcPrChange w:id="772" w:author="Bush, Brian" w:date="2020-09-13T20:26:00Z">
              <w:tcPr>
                <w:tcW w:w="3117" w:type="dxa"/>
              </w:tcPr>
            </w:tcPrChange>
          </w:tcPr>
          <w:p w14:paraId="0123D580" w14:textId="77777777" w:rsidR="00B873BE" w:rsidRPr="00B873BE" w:rsidRDefault="00B873BE" w:rsidP="00CE2A2B">
            <w:pPr>
              <w:jc w:val="right"/>
              <w:rPr>
                <w:ins w:id="773" w:author="Bush, Brian" w:date="2020-09-13T20:23:00Z"/>
                <w:sz w:val="20"/>
                <w:szCs w:val="20"/>
                <w:rPrChange w:id="774" w:author="Bush, Brian" w:date="2020-09-13T20:25:00Z">
                  <w:rPr>
                    <w:ins w:id="775" w:author="Bush, Brian" w:date="2020-09-13T20:23:00Z"/>
                  </w:rPr>
                </w:rPrChange>
              </w:rPr>
              <w:pPrChange w:id="776" w:author="Bush, Brian" w:date="2020-09-13T20:38:00Z">
                <w:pPr/>
              </w:pPrChange>
            </w:pPr>
            <w:ins w:id="777" w:author="Bush, Brian" w:date="2020-09-13T20:23:00Z">
              <w:r w:rsidRPr="00B873BE">
                <w:rPr>
                  <w:sz w:val="20"/>
                  <w:szCs w:val="20"/>
                  <w:rPrChange w:id="778" w:author="Bush, Brian" w:date="2020-09-13T20:25:00Z">
                    <w:rPr/>
                  </w:rPrChange>
                </w:rPr>
                <w:t>7.0</w:t>
              </w:r>
            </w:ins>
          </w:p>
        </w:tc>
        <w:tc>
          <w:tcPr>
            <w:tcW w:w="0" w:type="auto"/>
            <w:tcPrChange w:id="779" w:author="Bush, Brian" w:date="2020-09-13T20:26:00Z">
              <w:tcPr>
                <w:tcW w:w="3117" w:type="dxa"/>
              </w:tcPr>
            </w:tcPrChange>
          </w:tcPr>
          <w:p w14:paraId="56C24539" w14:textId="77777777" w:rsidR="00B873BE" w:rsidRPr="00B873BE" w:rsidRDefault="00B873BE" w:rsidP="00CE2A2B">
            <w:pPr>
              <w:jc w:val="right"/>
              <w:rPr>
                <w:ins w:id="780" w:author="Bush, Brian" w:date="2020-09-13T20:23:00Z"/>
                <w:sz w:val="20"/>
                <w:szCs w:val="20"/>
                <w:rPrChange w:id="781" w:author="Bush, Brian" w:date="2020-09-13T20:25:00Z">
                  <w:rPr>
                    <w:ins w:id="782" w:author="Bush, Brian" w:date="2020-09-13T20:23:00Z"/>
                  </w:rPr>
                </w:rPrChange>
              </w:rPr>
              <w:pPrChange w:id="783" w:author="Bush, Brian" w:date="2020-09-13T20:38:00Z">
                <w:pPr/>
              </w:pPrChange>
            </w:pPr>
            <w:ins w:id="784" w:author="Bush, Brian" w:date="2020-09-13T20:23:00Z">
              <w:r w:rsidRPr="00B873BE">
                <w:rPr>
                  <w:sz w:val="20"/>
                  <w:szCs w:val="20"/>
                  <w:rPrChange w:id="785" w:author="Bush, Brian" w:date="2020-09-13T20:25:00Z">
                    <w:rPr/>
                  </w:rPrChange>
                </w:rPr>
                <w:t>4.0</w:t>
              </w:r>
            </w:ins>
          </w:p>
        </w:tc>
      </w:tr>
      <w:tr w:rsidR="00B873BE" w:rsidRPr="00B873BE" w14:paraId="4CE754AA" w14:textId="77777777" w:rsidTr="00B873BE">
        <w:trPr>
          <w:ins w:id="786" w:author="Bush, Brian" w:date="2020-09-13T20:23:00Z"/>
        </w:trPr>
        <w:tc>
          <w:tcPr>
            <w:tcW w:w="0" w:type="auto"/>
            <w:tcPrChange w:id="787" w:author="Bush, Brian" w:date="2020-09-13T20:26:00Z">
              <w:tcPr>
                <w:tcW w:w="3116" w:type="dxa"/>
              </w:tcPr>
            </w:tcPrChange>
          </w:tcPr>
          <w:p w14:paraId="26942959" w14:textId="77777777" w:rsidR="00B873BE" w:rsidRPr="00B873BE" w:rsidRDefault="00B873BE" w:rsidP="00CE2A2B">
            <w:pPr>
              <w:rPr>
                <w:ins w:id="788" w:author="Bush, Brian" w:date="2020-09-13T20:23:00Z"/>
                <w:sz w:val="20"/>
                <w:szCs w:val="20"/>
                <w:rPrChange w:id="789" w:author="Bush, Brian" w:date="2020-09-13T20:25:00Z">
                  <w:rPr>
                    <w:ins w:id="790" w:author="Bush, Brian" w:date="2020-09-13T20:23:00Z"/>
                  </w:rPr>
                </w:rPrChange>
              </w:rPr>
            </w:pPr>
            <w:ins w:id="791" w:author="Bush, Brian" w:date="2020-09-13T20:23:00Z">
              <w:r w:rsidRPr="00B873BE">
                <w:rPr>
                  <w:sz w:val="20"/>
                  <w:szCs w:val="20"/>
                  <w:rPrChange w:id="792" w:author="Bush, Brian" w:date="2020-09-13T20:25:00Z">
                    <w:rPr/>
                  </w:rPrChange>
                </w:rPr>
                <w:t>startup piloting rate</w:t>
              </w:r>
            </w:ins>
          </w:p>
        </w:tc>
        <w:tc>
          <w:tcPr>
            <w:tcW w:w="0" w:type="auto"/>
            <w:tcPrChange w:id="793" w:author="Bush, Brian" w:date="2020-09-13T20:26:00Z">
              <w:tcPr>
                <w:tcW w:w="3117" w:type="dxa"/>
              </w:tcPr>
            </w:tcPrChange>
          </w:tcPr>
          <w:p w14:paraId="1D030CC8" w14:textId="77777777" w:rsidR="00B873BE" w:rsidRPr="00B873BE" w:rsidRDefault="00B873BE" w:rsidP="00CE2A2B">
            <w:pPr>
              <w:jc w:val="right"/>
              <w:rPr>
                <w:ins w:id="794" w:author="Bush, Brian" w:date="2020-09-13T20:23:00Z"/>
                <w:sz w:val="20"/>
                <w:szCs w:val="20"/>
                <w:rPrChange w:id="795" w:author="Bush, Brian" w:date="2020-09-13T20:25:00Z">
                  <w:rPr>
                    <w:ins w:id="796" w:author="Bush, Brian" w:date="2020-09-13T20:23:00Z"/>
                  </w:rPr>
                </w:rPrChange>
              </w:rPr>
              <w:pPrChange w:id="797" w:author="Bush, Brian" w:date="2020-09-13T20:38:00Z">
                <w:pPr/>
              </w:pPrChange>
            </w:pPr>
            <w:ins w:id="798" w:author="Bush, Brian" w:date="2020-09-13T20:23:00Z">
              <w:r w:rsidRPr="00B873BE">
                <w:rPr>
                  <w:sz w:val="20"/>
                  <w:szCs w:val="20"/>
                  <w:rPrChange w:id="799" w:author="Bush, Brian" w:date="2020-09-13T20:25:00Z">
                    <w:rPr/>
                  </w:rPrChange>
                </w:rPr>
                <w:t>6.0</w:t>
              </w:r>
            </w:ins>
          </w:p>
        </w:tc>
        <w:tc>
          <w:tcPr>
            <w:tcW w:w="0" w:type="auto"/>
            <w:tcPrChange w:id="800" w:author="Bush, Brian" w:date="2020-09-13T20:26:00Z">
              <w:tcPr>
                <w:tcW w:w="3117" w:type="dxa"/>
              </w:tcPr>
            </w:tcPrChange>
          </w:tcPr>
          <w:p w14:paraId="190E1925" w14:textId="77777777" w:rsidR="00B873BE" w:rsidRPr="00B873BE" w:rsidRDefault="00B873BE" w:rsidP="00CE2A2B">
            <w:pPr>
              <w:jc w:val="right"/>
              <w:rPr>
                <w:ins w:id="801" w:author="Bush, Brian" w:date="2020-09-13T20:23:00Z"/>
                <w:sz w:val="20"/>
                <w:szCs w:val="20"/>
                <w:rPrChange w:id="802" w:author="Bush, Brian" w:date="2020-09-13T20:25:00Z">
                  <w:rPr>
                    <w:ins w:id="803" w:author="Bush, Brian" w:date="2020-09-13T20:23:00Z"/>
                  </w:rPr>
                </w:rPrChange>
              </w:rPr>
              <w:pPrChange w:id="804" w:author="Bush, Brian" w:date="2020-09-13T20:38:00Z">
                <w:pPr/>
              </w:pPrChange>
            </w:pPr>
            <w:ins w:id="805" w:author="Bush, Brian" w:date="2020-09-13T20:23:00Z">
              <w:r w:rsidRPr="00B873BE">
                <w:rPr>
                  <w:sz w:val="20"/>
                  <w:szCs w:val="20"/>
                  <w:rPrChange w:id="806" w:author="Bush, Brian" w:date="2020-09-13T20:25:00Z">
                    <w:rPr/>
                  </w:rPrChange>
                </w:rPr>
                <w:t>5.0</w:t>
              </w:r>
            </w:ins>
          </w:p>
        </w:tc>
      </w:tr>
      <w:tr w:rsidR="00B873BE" w:rsidRPr="00B873BE" w14:paraId="391BC83F" w14:textId="77777777" w:rsidTr="00B873BE">
        <w:trPr>
          <w:ins w:id="807" w:author="Bush, Brian" w:date="2020-09-13T20:23:00Z"/>
        </w:trPr>
        <w:tc>
          <w:tcPr>
            <w:tcW w:w="0" w:type="auto"/>
            <w:tcPrChange w:id="808" w:author="Bush, Brian" w:date="2020-09-13T20:26:00Z">
              <w:tcPr>
                <w:tcW w:w="3116" w:type="dxa"/>
              </w:tcPr>
            </w:tcPrChange>
          </w:tcPr>
          <w:p w14:paraId="61A7EEBF" w14:textId="77777777" w:rsidR="00B873BE" w:rsidRPr="00B873BE" w:rsidRDefault="00B873BE" w:rsidP="00CE2A2B">
            <w:pPr>
              <w:rPr>
                <w:ins w:id="809" w:author="Bush, Brian" w:date="2020-09-13T20:23:00Z"/>
                <w:sz w:val="20"/>
                <w:szCs w:val="20"/>
                <w:rPrChange w:id="810" w:author="Bush, Brian" w:date="2020-09-13T20:25:00Z">
                  <w:rPr>
                    <w:ins w:id="811" w:author="Bush, Brian" w:date="2020-09-13T20:23:00Z"/>
                  </w:rPr>
                </w:rPrChange>
              </w:rPr>
            </w:pPr>
            <w:ins w:id="812" w:author="Bush, Brian" w:date="2020-09-13T20:23:00Z">
              <w:r w:rsidRPr="00B873BE">
                <w:rPr>
                  <w:sz w:val="20"/>
                  <w:szCs w:val="20"/>
                  <w:rPrChange w:id="813" w:author="Bush, Brian" w:date="2020-09-13T20:25:00Z">
                    <w:rPr/>
                  </w:rPrChange>
                </w:rPr>
                <w:t>startup piloting period</w:t>
              </w:r>
            </w:ins>
          </w:p>
        </w:tc>
        <w:tc>
          <w:tcPr>
            <w:tcW w:w="0" w:type="auto"/>
            <w:tcPrChange w:id="814" w:author="Bush, Brian" w:date="2020-09-13T20:26:00Z">
              <w:tcPr>
                <w:tcW w:w="3117" w:type="dxa"/>
              </w:tcPr>
            </w:tcPrChange>
          </w:tcPr>
          <w:p w14:paraId="027F124C" w14:textId="77777777" w:rsidR="00B873BE" w:rsidRPr="00B873BE" w:rsidRDefault="00B873BE" w:rsidP="00CE2A2B">
            <w:pPr>
              <w:jc w:val="right"/>
              <w:rPr>
                <w:ins w:id="815" w:author="Bush, Brian" w:date="2020-09-13T20:23:00Z"/>
                <w:sz w:val="20"/>
                <w:szCs w:val="20"/>
                <w:rPrChange w:id="816" w:author="Bush, Brian" w:date="2020-09-13T20:25:00Z">
                  <w:rPr>
                    <w:ins w:id="817" w:author="Bush, Brian" w:date="2020-09-13T20:23:00Z"/>
                  </w:rPr>
                </w:rPrChange>
              </w:rPr>
              <w:pPrChange w:id="818" w:author="Bush, Brian" w:date="2020-09-13T20:38:00Z">
                <w:pPr/>
              </w:pPrChange>
            </w:pPr>
            <w:ins w:id="819" w:author="Bush, Brian" w:date="2020-09-13T20:23:00Z">
              <w:r w:rsidRPr="00B873BE">
                <w:rPr>
                  <w:sz w:val="20"/>
                  <w:szCs w:val="20"/>
                  <w:rPrChange w:id="820" w:author="Bush, Brian" w:date="2020-09-13T20:25:00Z">
                    <w:rPr/>
                  </w:rPrChange>
                </w:rPr>
                <w:t>11.0</w:t>
              </w:r>
            </w:ins>
          </w:p>
        </w:tc>
        <w:tc>
          <w:tcPr>
            <w:tcW w:w="0" w:type="auto"/>
            <w:tcPrChange w:id="821" w:author="Bush, Brian" w:date="2020-09-13T20:26:00Z">
              <w:tcPr>
                <w:tcW w:w="3117" w:type="dxa"/>
              </w:tcPr>
            </w:tcPrChange>
          </w:tcPr>
          <w:p w14:paraId="5FED9937" w14:textId="77777777" w:rsidR="00B873BE" w:rsidRPr="00B873BE" w:rsidRDefault="00B873BE" w:rsidP="00CE2A2B">
            <w:pPr>
              <w:jc w:val="right"/>
              <w:rPr>
                <w:ins w:id="822" w:author="Bush, Brian" w:date="2020-09-13T20:23:00Z"/>
                <w:sz w:val="20"/>
                <w:szCs w:val="20"/>
                <w:rPrChange w:id="823" w:author="Bush, Brian" w:date="2020-09-13T20:25:00Z">
                  <w:rPr>
                    <w:ins w:id="824" w:author="Bush, Brian" w:date="2020-09-13T20:23:00Z"/>
                  </w:rPr>
                </w:rPrChange>
              </w:rPr>
              <w:pPrChange w:id="825" w:author="Bush, Brian" w:date="2020-09-13T20:38:00Z">
                <w:pPr/>
              </w:pPrChange>
            </w:pPr>
            <w:ins w:id="826" w:author="Bush, Brian" w:date="2020-09-13T20:23:00Z">
              <w:r w:rsidRPr="00B873BE">
                <w:rPr>
                  <w:sz w:val="20"/>
                  <w:szCs w:val="20"/>
                  <w:rPrChange w:id="827" w:author="Bush, Brian" w:date="2020-09-13T20:25:00Z">
                    <w:rPr/>
                  </w:rPrChange>
                </w:rPr>
                <w:t>6.0</w:t>
              </w:r>
            </w:ins>
          </w:p>
        </w:tc>
      </w:tr>
      <w:tr w:rsidR="00B873BE" w:rsidRPr="00B873BE" w14:paraId="0432BB31" w14:textId="77777777" w:rsidTr="00B873BE">
        <w:trPr>
          <w:ins w:id="828" w:author="Bush, Brian" w:date="2020-09-13T20:23:00Z"/>
        </w:trPr>
        <w:tc>
          <w:tcPr>
            <w:tcW w:w="0" w:type="auto"/>
            <w:tcPrChange w:id="829" w:author="Bush, Brian" w:date="2020-09-13T20:26:00Z">
              <w:tcPr>
                <w:tcW w:w="3116" w:type="dxa"/>
              </w:tcPr>
            </w:tcPrChange>
          </w:tcPr>
          <w:p w14:paraId="79DDEDA1" w14:textId="77777777" w:rsidR="00B873BE" w:rsidRPr="00B873BE" w:rsidRDefault="00B873BE" w:rsidP="00CE2A2B">
            <w:pPr>
              <w:rPr>
                <w:ins w:id="830" w:author="Bush, Brian" w:date="2020-09-13T20:23:00Z"/>
                <w:sz w:val="20"/>
                <w:szCs w:val="20"/>
                <w:rPrChange w:id="831" w:author="Bush, Brian" w:date="2020-09-13T20:25:00Z">
                  <w:rPr>
                    <w:ins w:id="832" w:author="Bush, Brian" w:date="2020-09-13T20:23:00Z"/>
                  </w:rPr>
                </w:rPrChange>
              </w:rPr>
            </w:pPr>
            <w:ins w:id="833" w:author="Bush, Brian" w:date="2020-09-13T20:23:00Z">
              <w:r w:rsidRPr="00B873BE">
                <w:rPr>
                  <w:sz w:val="20"/>
                  <w:szCs w:val="20"/>
                  <w:rPrChange w:id="834" w:author="Bush, Brian" w:date="2020-09-13T20:25:00Z">
                    <w:rPr/>
                  </w:rPrChange>
                </w:rPr>
                <w:t>government capital cost share</w:t>
              </w:r>
            </w:ins>
          </w:p>
        </w:tc>
        <w:tc>
          <w:tcPr>
            <w:tcW w:w="0" w:type="auto"/>
            <w:tcPrChange w:id="835" w:author="Bush, Brian" w:date="2020-09-13T20:26:00Z">
              <w:tcPr>
                <w:tcW w:w="3117" w:type="dxa"/>
              </w:tcPr>
            </w:tcPrChange>
          </w:tcPr>
          <w:p w14:paraId="51F22409" w14:textId="77777777" w:rsidR="00B873BE" w:rsidRPr="00B873BE" w:rsidRDefault="00B873BE" w:rsidP="00CE2A2B">
            <w:pPr>
              <w:jc w:val="right"/>
              <w:rPr>
                <w:ins w:id="836" w:author="Bush, Brian" w:date="2020-09-13T20:23:00Z"/>
                <w:sz w:val="20"/>
                <w:szCs w:val="20"/>
                <w:rPrChange w:id="837" w:author="Bush, Brian" w:date="2020-09-13T20:25:00Z">
                  <w:rPr>
                    <w:ins w:id="838" w:author="Bush, Brian" w:date="2020-09-13T20:23:00Z"/>
                  </w:rPr>
                </w:rPrChange>
              </w:rPr>
              <w:pPrChange w:id="839" w:author="Bush, Brian" w:date="2020-09-13T20:38:00Z">
                <w:pPr/>
              </w:pPrChange>
            </w:pPr>
            <w:ins w:id="840" w:author="Bush, Brian" w:date="2020-09-13T20:23:00Z">
              <w:r w:rsidRPr="00B873BE">
                <w:rPr>
                  <w:sz w:val="20"/>
                  <w:szCs w:val="20"/>
                  <w:rPrChange w:id="841" w:author="Bush, Brian" w:date="2020-09-13T20:25:00Z">
                    <w:rPr/>
                  </w:rPrChange>
                </w:rPr>
                <w:t>10.0</w:t>
              </w:r>
            </w:ins>
          </w:p>
        </w:tc>
        <w:tc>
          <w:tcPr>
            <w:tcW w:w="0" w:type="auto"/>
            <w:tcPrChange w:id="842" w:author="Bush, Brian" w:date="2020-09-13T20:26:00Z">
              <w:tcPr>
                <w:tcW w:w="3117" w:type="dxa"/>
              </w:tcPr>
            </w:tcPrChange>
          </w:tcPr>
          <w:p w14:paraId="515D527F" w14:textId="77777777" w:rsidR="00B873BE" w:rsidRPr="00B873BE" w:rsidRDefault="00B873BE" w:rsidP="00CE2A2B">
            <w:pPr>
              <w:jc w:val="right"/>
              <w:rPr>
                <w:ins w:id="843" w:author="Bush, Brian" w:date="2020-09-13T20:23:00Z"/>
                <w:sz w:val="20"/>
                <w:szCs w:val="20"/>
                <w:rPrChange w:id="844" w:author="Bush, Brian" w:date="2020-09-13T20:25:00Z">
                  <w:rPr>
                    <w:ins w:id="845" w:author="Bush, Brian" w:date="2020-09-13T20:23:00Z"/>
                  </w:rPr>
                </w:rPrChange>
              </w:rPr>
              <w:pPrChange w:id="846" w:author="Bush, Brian" w:date="2020-09-13T20:38:00Z">
                <w:pPr/>
              </w:pPrChange>
            </w:pPr>
            <w:ins w:id="847" w:author="Bush, Brian" w:date="2020-09-13T20:23:00Z">
              <w:r w:rsidRPr="00B873BE">
                <w:rPr>
                  <w:sz w:val="20"/>
                  <w:szCs w:val="20"/>
                  <w:rPrChange w:id="848" w:author="Bush, Brian" w:date="2020-09-13T20:25:00Z">
                    <w:rPr/>
                  </w:rPrChange>
                </w:rPr>
                <w:t>8.0</w:t>
              </w:r>
            </w:ins>
          </w:p>
        </w:tc>
      </w:tr>
      <w:tr w:rsidR="00B873BE" w:rsidRPr="00B873BE" w14:paraId="1EAF13B5" w14:textId="77777777" w:rsidTr="00B873BE">
        <w:trPr>
          <w:ins w:id="849" w:author="Bush, Brian" w:date="2020-09-13T20:23:00Z"/>
        </w:trPr>
        <w:tc>
          <w:tcPr>
            <w:tcW w:w="0" w:type="auto"/>
            <w:tcPrChange w:id="850" w:author="Bush, Brian" w:date="2020-09-13T20:26:00Z">
              <w:tcPr>
                <w:tcW w:w="3116" w:type="dxa"/>
              </w:tcPr>
            </w:tcPrChange>
          </w:tcPr>
          <w:p w14:paraId="2943ED3E" w14:textId="77777777" w:rsidR="00B873BE" w:rsidRPr="00B873BE" w:rsidRDefault="00B873BE" w:rsidP="00CE2A2B">
            <w:pPr>
              <w:rPr>
                <w:ins w:id="851" w:author="Bush, Brian" w:date="2020-09-13T20:23:00Z"/>
                <w:sz w:val="20"/>
                <w:szCs w:val="20"/>
                <w:rPrChange w:id="852" w:author="Bush, Brian" w:date="2020-09-13T20:25:00Z">
                  <w:rPr>
                    <w:ins w:id="853" w:author="Bush, Brian" w:date="2020-09-13T20:23:00Z"/>
                  </w:rPr>
                </w:rPrChange>
              </w:rPr>
            </w:pPr>
            <w:ins w:id="854" w:author="Bush, Brian" w:date="2020-09-13T20:23:00Z">
              <w:r w:rsidRPr="00B873BE">
                <w:rPr>
                  <w:sz w:val="20"/>
                  <w:szCs w:val="20"/>
                  <w:rPrChange w:id="855" w:author="Bush, Brian" w:date="2020-09-13T20:25:00Z">
                    <w:rPr/>
                  </w:rPrChange>
                </w:rPr>
                <w:t>researching impact on piloting</w:t>
              </w:r>
            </w:ins>
          </w:p>
        </w:tc>
        <w:tc>
          <w:tcPr>
            <w:tcW w:w="0" w:type="auto"/>
            <w:tcPrChange w:id="856" w:author="Bush, Brian" w:date="2020-09-13T20:26:00Z">
              <w:tcPr>
                <w:tcW w:w="3117" w:type="dxa"/>
              </w:tcPr>
            </w:tcPrChange>
          </w:tcPr>
          <w:p w14:paraId="2DF11DF8" w14:textId="77777777" w:rsidR="00B873BE" w:rsidRPr="00B873BE" w:rsidRDefault="00B873BE" w:rsidP="00CE2A2B">
            <w:pPr>
              <w:jc w:val="right"/>
              <w:rPr>
                <w:ins w:id="857" w:author="Bush, Brian" w:date="2020-09-13T20:23:00Z"/>
                <w:sz w:val="20"/>
                <w:szCs w:val="20"/>
                <w:rPrChange w:id="858" w:author="Bush, Brian" w:date="2020-09-13T20:25:00Z">
                  <w:rPr>
                    <w:ins w:id="859" w:author="Bush, Brian" w:date="2020-09-13T20:23:00Z"/>
                  </w:rPr>
                </w:rPrChange>
              </w:rPr>
              <w:pPrChange w:id="860" w:author="Bush, Brian" w:date="2020-09-13T20:38:00Z">
                <w:pPr/>
              </w:pPrChange>
            </w:pPr>
            <w:ins w:id="861" w:author="Bush, Brian" w:date="2020-09-13T20:23:00Z">
              <w:r w:rsidRPr="00B873BE">
                <w:rPr>
                  <w:sz w:val="20"/>
                  <w:szCs w:val="20"/>
                  <w:rPrChange w:id="862" w:author="Bush, Brian" w:date="2020-09-13T20:25:00Z">
                    <w:rPr/>
                  </w:rPrChange>
                </w:rPr>
                <w:t>10.0</w:t>
              </w:r>
            </w:ins>
          </w:p>
        </w:tc>
        <w:tc>
          <w:tcPr>
            <w:tcW w:w="0" w:type="auto"/>
            <w:tcPrChange w:id="863" w:author="Bush, Brian" w:date="2020-09-13T20:26:00Z">
              <w:tcPr>
                <w:tcW w:w="3117" w:type="dxa"/>
              </w:tcPr>
            </w:tcPrChange>
          </w:tcPr>
          <w:p w14:paraId="161780A6" w14:textId="77777777" w:rsidR="00B873BE" w:rsidRPr="00B873BE" w:rsidRDefault="00B873BE" w:rsidP="00CE2A2B">
            <w:pPr>
              <w:jc w:val="right"/>
              <w:rPr>
                <w:ins w:id="864" w:author="Bush, Brian" w:date="2020-09-13T20:23:00Z"/>
                <w:sz w:val="20"/>
                <w:szCs w:val="20"/>
                <w:rPrChange w:id="865" w:author="Bush, Brian" w:date="2020-09-13T20:25:00Z">
                  <w:rPr>
                    <w:ins w:id="866" w:author="Bush, Brian" w:date="2020-09-13T20:23:00Z"/>
                  </w:rPr>
                </w:rPrChange>
              </w:rPr>
              <w:pPrChange w:id="867" w:author="Bush, Brian" w:date="2020-09-13T20:38:00Z">
                <w:pPr/>
              </w:pPrChange>
            </w:pPr>
            <w:ins w:id="868" w:author="Bush, Brian" w:date="2020-09-13T20:23:00Z">
              <w:r w:rsidRPr="00B873BE">
                <w:rPr>
                  <w:sz w:val="20"/>
                  <w:szCs w:val="20"/>
                  <w:rPrChange w:id="869" w:author="Bush, Brian" w:date="2020-09-13T20:25:00Z">
                    <w:rPr/>
                  </w:rPrChange>
                </w:rPr>
                <w:t>10.0</w:t>
              </w:r>
            </w:ins>
          </w:p>
        </w:tc>
      </w:tr>
      <w:tr w:rsidR="00B873BE" w:rsidRPr="00B873BE" w14:paraId="349815B0" w14:textId="77777777" w:rsidTr="00B873BE">
        <w:trPr>
          <w:ins w:id="870" w:author="Bush, Brian" w:date="2020-09-13T20:23:00Z"/>
        </w:trPr>
        <w:tc>
          <w:tcPr>
            <w:tcW w:w="0" w:type="auto"/>
            <w:tcPrChange w:id="871" w:author="Bush, Brian" w:date="2020-09-13T20:26:00Z">
              <w:tcPr>
                <w:tcW w:w="3116" w:type="dxa"/>
              </w:tcPr>
            </w:tcPrChange>
          </w:tcPr>
          <w:p w14:paraId="3D93D175" w14:textId="77777777" w:rsidR="00B873BE" w:rsidRPr="00B873BE" w:rsidRDefault="00B873BE" w:rsidP="00CE2A2B">
            <w:pPr>
              <w:rPr>
                <w:ins w:id="872" w:author="Bush, Brian" w:date="2020-09-13T20:23:00Z"/>
                <w:sz w:val="20"/>
                <w:szCs w:val="20"/>
                <w:rPrChange w:id="873" w:author="Bush, Brian" w:date="2020-09-13T20:25:00Z">
                  <w:rPr>
                    <w:ins w:id="874" w:author="Bush, Brian" w:date="2020-09-13T20:23:00Z"/>
                  </w:rPr>
                </w:rPrChange>
              </w:rPr>
            </w:pPr>
            <w:ins w:id="875" w:author="Bush, Brian" w:date="2020-09-13T20:23:00Z">
              <w:r w:rsidRPr="00B873BE">
                <w:rPr>
                  <w:sz w:val="20"/>
                  <w:szCs w:val="20"/>
                  <w:rPrChange w:id="876" w:author="Bush, Brian" w:date="2020-09-13T20:25:00Z">
                    <w:rPr/>
                  </w:rPrChange>
                </w:rPr>
                <w:t>aversion to NPV deviation</w:t>
              </w:r>
            </w:ins>
          </w:p>
        </w:tc>
        <w:tc>
          <w:tcPr>
            <w:tcW w:w="0" w:type="auto"/>
            <w:tcPrChange w:id="877" w:author="Bush, Brian" w:date="2020-09-13T20:26:00Z">
              <w:tcPr>
                <w:tcW w:w="3117" w:type="dxa"/>
              </w:tcPr>
            </w:tcPrChange>
          </w:tcPr>
          <w:p w14:paraId="6AD75303" w14:textId="77777777" w:rsidR="00B873BE" w:rsidRPr="00B873BE" w:rsidRDefault="00B873BE" w:rsidP="00CE2A2B">
            <w:pPr>
              <w:jc w:val="right"/>
              <w:rPr>
                <w:ins w:id="878" w:author="Bush, Brian" w:date="2020-09-13T20:23:00Z"/>
                <w:sz w:val="20"/>
                <w:szCs w:val="20"/>
                <w:rPrChange w:id="879" w:author="Bush, Brian" w:date="2020-09-13T20:25:00Z">
                  <w:rPr>
                    <w:ins w:id="880" w:author="Bush, Brian" w:date="2020-09-13T20:23:00Z"/>
                  </w:rPr>
                </w:rPrChange>
              </w:rPr>
              <w:pPrChange w:id="881" w:author="Bush, Brian" w:date="2020-09-13T20:38:00Z">
                <w:pPr/>
              </w:pPrChange>
            </w:pPr>
            <w:ins w:id="882" w:author="Bush, Brian" w:date="2020-09-13T20:23:00Z">
              <w:r w:rsidRPr="00B873BE">
                <w:rPr>
                  <w:sz w:val="20"/>
                  <w:szCs w:val="20"/>
                  <w:rPrChange w:id="883" w:author="Bush, Brian" w:date="2020-09-13T20:25:00Z">
                    <w:rPr/>
                  </w:rPrChange>
                </w:rPr>
                <w:t>11.0</w:t>
              </w:r>
            </w:ins>
          </w:p>
        </w:tc>
        <w:tc>
          <w:tcPr>
            <w:tcW w:w="0" w:type="auto"/>
            <w:tcPrChange w:id="884" w:author="Bush, Brian" w:date="2020-09-13T20:26:00Z">
              <w:tcPr>
                <w:tcW w:w="3117" w:type="dxa"/>
              </w:tcPr>
            </w:tcPrChange>
          </w:tcPr>
          <w:p w14:paraId="61988E4D" w14:textId="77777777" w:rsidR="00B873BE" w:rsidRPr="00B873BE" w:rsidRDefault="00B873BE" w:rsidP="00CE2A2B">
            <w:pPr>
              <w:jc w:val="right"/>
              <w:rPr>
                <w:ins w:id="885" w:author="Bush, Brian" w:date="2020-09-13T20:23:00Z"/>
                <w:sz w:val="20"/>
                <w:szCs w:val="20"/>
                <w:rPrChange w:id="886" w:author="Bush, Brian" w:date="2020-09-13T20:25:00Z">
                  <w:rPr>
                    <w:ins w:id="887" w:author="Bush, Brian" w:date="2020-09-13T20:23:00Z"/>
                  </w:rPr>
                </w:rPrChange>
              </w:rPr>
              <w:pPrChange w:id="888" w:author="Bush, Brian" w:date="2020-09-13T20:38:00Z">
                <w:pPr/>
              </w:pPrChange>
            </w:pPr>
            <w:ins w:id="889" w:author="Bush, Brian" w:date="2020-09-13T20:23:00Z">
              <w:r w:rsidRPr="00B873BE">
                <w:rPr>
                  <w:sz w:val="20"/>
                  <w:szCs w:val="20"/>
                  <w:rPrChange w:id="890" w:author="Bush, Brian" w:date="2020-09-13T20:25:00Z">
                    <w:rPr/>
                  </w:rPrChange>
                </w:rPr>
                <w:t>12.5</w:t>
              </w:r>
            </w:ins>
          </w:p>
        </w:tc>
      </w:tr>
      <w:tr w:rsidR="00B873BE" w:rsidRPr="00B873BE" w14:paraId="79A2E6C6" w14:textId="77777777" w:rsidTr="00B873BE">
        <w:trPr>
          <w:ins w:id="891" w:author="Bush, Brian" w:date="2020-09-13T20:23:00Z"/>
        </w:trPr>
        <w:tc>
          <w:tcPr>
            <w:tcW w:w="0" w:type="auto"/>
            <w:tcPrChange w:id="892" w:author="Bush, Brian" w:date="2020-09-13T20:26:00Z">
              <w:tcPr>
                <w:tcW w:w="3116" w:type="dxa"/>
              </w:tcPr>
            </w:tcPrChange>
          </w:tcPr>
          <w:p w14:paraId="4984C220" w14:textId="77777777" w:rsidR="00B873BE" w:rsidRPr="00B873BE" w:rsidRDefault="00B873BE" w:rsidP="00CE2A2B">
            <w:pPr>
              <w:rPr>
                <w:ins w:id="893" w:author="Bush, Brian" w:date="2020-09-13T20:23:00Z"/>
                <w:sz w:val="20"/>
                <w:szCs w:val="20"/>
                <w:rPrChange w:id="894" w:author="Bush, Brian" w:date="2020-09-13T20:25:00Z">
                  <w:rPr>
                    <w:ins w:id="895" w:author="Bush, Brian" w:date="2020-09-13T20:23:00Z"/>
                  </w:rPr>
                </w:rPrChange>
              </w:rPr>
            </w:pPr>
            <w:ins w:id="896" w:author="Bush, Brian" w:date="2020-09-13T20:23:00Z">
              <w:r w:rsidRPr="00B873BE">
                <w:rPr>
                  <w:sz w:val="20"/>
                  <w:szCs w:val="20"/>
                  <w:rPrChange w:id="897" w:author="Bush, Brian" w:date="2020-09-13T20:25:00Z">
                    <w:rPr/>
                  </w:rPrChange>
                </w:rPr>
                <w:t>required internal return</w:t>
              </w:r>
            </w:ins>
          </w:p>
        </w:tc>
        <w:tc>
          <w:tcPr>
            <w:tcW w:w="0" w:type="auto"/>
            <w:tcPrChange w:id="898" w:author="Bush, Brian" w:date="2020-09-13T20:26:00Z">
              <w:tcPr>
                <w:tcW w:w="3117" w:type="dxa"/>
              </w:tcPr>
            </w:tcPrChange>
          </w:tcPr>
          <w:p w14:paraId="05182084" w14:textId="77777777" w:rsidR="00B873BE" w:rsidRPr="00B873BE" w:rsidRDefault="00B873BE" w:rsidP="00CE2A2B">
            <w:pPr>
              <w:jc w:val="right"/>
              <w:rPr>
                <w:ins w:id="899" w:author="Bush, Brian" w:date="2020-09-13T20:23:00Z"/>
                <w:sz w:val="20"/>
                <w:szCs w:val="20"/>
                <w:rPrChange w:id="900" w:author="Bush, Brian" w:date="2020-09-13T20:25:00Z">
                  <w:rPr>
                    <w:ins w:id="901" w:author="Bush, Brian" w:date="2020-09-13T20:23:00Z"/>
                  </w:rPr>
                </w:rPrChange>
              </w:rPr>
              <w:pPrChange w:id="902" w:author="Bush, Brian" w:date="2020-09-13T20:38:00Z">
                <w:pPr/>
              </w:pPrChange>
            </w:pPr>
            <w:ins w:id="903" w:author="Bush, Brian" w:date="2020-09-13T20:23:00Z">
              <w:r w:rsidRPr="00B873BE">
                <w:rPr>
                  <w:sz w:val="20"/>
                  <w:szCs w:val="20"/>
                  <w:rPrChange w:id="904" w:author="Bush, Brian" w:date="2020-09-13T20:25:00Z">
                    <w:rPr/>
                  </w:rPrChange>
                </w:rPr>
                <w:t>42.5</w:t>
              </w:r>
            </w:ins>
          </w:p>
        </w:tc>
        <w:tc>
          <w:tcPr>
            <w:tcW w:w="0" w:type="auto"/>
            <w:tcPrChange w:id="905" w:author="Bush, Brian" w:date="2020-09-13T20:26:00Z">
              <w:tcPr>
                <w:tcW w:w="3117" w:type="dxa"/>
              </w:tcPr>
            </w:tcPrChange>
          </w:tcPr>
          <w:p w14:paraId="09A42818" w14:textId="77777777" w:rsidR="00B873BE" w:rsidRPr="00B873BE" w:rsidRDefault="00B873BE" w:rsidP="00CE2A2B">
            <w:pPr>
              <w:jc w:val="right"/>
              <w:rPr>
                <w:ins w:id="906" w:author="Bush, Brian" w:date="2020-09-13T20:23:00Z"/>
                <w:sz w:val="20"/>
                <w:szCs w:val="20"/>
                <w:rPrChange w:id="907" w:author="Bush, Brian" w:date="2020-09-13T20:25:00Z">
                  <w:rPr>
                    <w:ins w:id="908" w:author="Bush, Brian" w:date="2020-09-13T20:23:00Z"/>
                  </w:rPr>
                </w:rPrChange>
              </w:rPr>
              <w:pPrChange w:id="909" w:author="Bush, Brian" w:date="2020-09-13T20:38:00Z">
                <w:pPr/>
              </w:pPrChange>
            </w:pPr>
            <w:ins w:id="910" w:author="Bush, Brian" w:date="2020-09-13T20:23:00Z">
              <w:r w:rsidRPr="00B873BE">
                <w:rPr>
                  <w:sz w:val="20"/>
                  <w:szCs w:val="20"/>
                  <w:rPrChange w:id="911" w:author="Bush, Brian" w:date="2020-09-13T20:25:00Z">
                    <w:rPr/>
                  </w:rPrChange>
                </w:rPr>
                <w:t>42.5</w:t>
              </w:r>
            </w:ins>
          </w:p>
        </w:tc>
      </w:tr>
    </w:tbl>
    <w:p w14:paraId="7655CE95" w14:textId="03133B30" w:rsidR="00B873BE" w:rsidRPr="00B873BE" w:rsidDel="00B873BE" w:rsidRDefault="00B873BE" w:rsidP="00B873BE">
      <w:pPr>
        <w:rPr>
          <w:del w:id="912" w:author="Bush, Brian" w:date="2020-09-13T20:23:00Z"/>
        </w:rPr>
        <w:pPrChange w:id="913" w:author="Bush, Brian" w:date="2020-09-13T20:23:00Z">
          <w:pPr>
            <w:pStyle w:val="Caption"/>
            <w:keepNext/>
          </w:pPr>
        </w:pPrChange>
      </w:pPr>
    </w:p>
    <w:tbl>
      <w:tblPr>
        <w:tblStyle w:val="ListTable1Light"/>
        <w:tblW w:w="0" w:type="auto"/>
        <w:tblLook w:val="0600" w:firstRow="0" w:lastRow="0" w:firstColumn="0" w:lastColumn="0" w:noHBand="1" w:noVBand="1"/>
      </w:tblPr>
      <w:tblGrid>
        <w:gridCol w:w="2114"/>
        <w:gridCol w:w="1271"/>
        <w:gridCol w:w="1169"/>
        <w:gridCol w:w="1114"/>
        <w:gridCol w:w="1317"/>
        <w:gridCol w:w="1215"/>
        <w:gridCol w:w="1160"/>
      </w:tblGrid>
      <w:tr w:rsidR="00FC11F0" w:rsidRPr="00F6665B" w:rsidDel="00CE2A2B" w14:paraId="71F2D024" w14:textId="4AF98D09" w:rsidTr="00FC325A">
        <w:trPr>
          <w:tblHeader/>
          <w:del w:id="914" w:author="Bush, Brian" w:date="2020-09-13T20:31:00Z"/>
        </w:trPr>
        <w:tc>
          <w:tcPr>
            <w:tcW w:w="0" w:type="auto"/>
          </w:tcPr>
          <w:p w14:paraId="7EA4E9BD" w14:textId="0E2EC3DA" w:rsidR="00FC11F0" w:rsidRPr="00F6665B" w:rsidDel="00CE2A2B" w:rsidRDefault="00FC11F0" w:rsidP="00FC325A">
            <w:pPr>
              <w:rPr>
                <w:del w:id="915" w:author="Bush, Brian" w:date="2020-09-13T20:31:00Z"/>
                <w:rFonts w:asciiTheme="minorHAnsi" w:hAnsiTheme="minorHAnsi" w:cstheme="minorHAnsi"/>
                <w:b/>
                <w:bCs/>
                <w:sz w:val="18"/>
                <w:szCs w:val="18"/>
              </w:rPr>
            </w:pPr>
            <w:del w:id="916" w:author="Bush, Brian" w:date="2020-09-13T20:31:00Z">
              <w:r w:rsidRPr="00F6665B" w:rsidDel="00CE2A2B">
                <w:rPr>
                  <w:rFonts w:asciiTheme="minorHAnsi" w:hAnsiTheme="minorHAnsi" w:cstheme="minorHAnsi"/>
                  <w:b/>
                  <w:bCs/>
                  <w:sz w:val="18"/>
                  <w:szCs w:val="18"/>
                </w:rPr>
                <w:delText>Input</w:delText>
              </w:r>
            </w:del>
          </w:p>
        </w:tc>
        <w:tc>
          <w:tcPr>
            <w:tcW w:w="0" w:type="auto"/>
          </w:tcPr>
          <w:p w14:paraId="17A7EDC0" w14:textId="5A6F4E3C" w:rsidR="00FC11F0" w:rsidRPr="00F6665B" w:rsidDel="00CE2A2B" w:rsidRDefault="00FC11F0" w:rsidP="00FC325A">
            <w:pPr>
              <w:rPr>
                <w:del w:id="917" w:author="Bush, Brian" w:date="2020-09-13T20:31:00Z"/>
                <w:rFonts w:asciiTheme="minorHAnsi" w:hAnsiTheme="minorHAnsi" w:cstheme="minorHAnsi"/>
                <w:b/>
                <w:bCs/>
                <w:sz w:val="18"/>
                <w:szCs w:val="18"/>
              </w:rPr>
            </w:pPr>
            <w:del w:id="918" w:author="Bush, Brian" w:date="2020-09-13T20:31:00Z">
              <w:r w:rsidRPr="00F6665B" w:rsidDel="00CE2A2B">
                <w:rPr>
                  <w:rFonts w:asciiTheme="minorHAnsi" w:hAnsiTheme="minorHAnsi" w:cstheme="minorHAnsi"/>
                  <w:b/>
                  <w:bCs/>
                  <w:sz w:val="18"/>
                  <w:szCs w:val="18"/>
                </w:rPr>
                <w:delText>mu* minimum rank</w:delText>
              </w:r>
            </w:del>
          </w:p>
        </w:tc>
        <w:tc>
          <w:tcPr>
            <w:tcW w:w="0" w:type="auto"/>
          </w:tcPr>
          <w:p w14:paraId="20589C6B" w14:textId="12D596E9" w:rsidR="00FC11F0" w:rsidRPr="00F6665B" w:rsidDel="00CE2A2B" w:rsidRDefault="00FC11F0" w:rsidP="00FC325A">
            <w:pPr>
              <w:rPr>
                <w:del w:id="919" w:author="Bush, Brian" w:date="2020-09-13T20:31:00Z"/>
                <w:rFonts w:asciiTheme="minorHAnsi" w:hAnsiTheme="minorHAnsi" w:cstheme="minorHAnsi"/>
                <w:b/>
                <w:bCs/>
                <w:sz w:val="18"/>
                <w:szCs w:val="18"/>
              </w:rPr>
            </w:pPr>
            <w:del w:id="920" w:author="Bush, Brian" w:date="2020-09-13T20:31:00Z">
              <w:r w:rsidRPr="00F6665B" w:rsidDel="00CE2A2B">
                <w:rPr>
                  <w:rFonts w:asciiTheme="minorHAnsi" w:hAnsiTheme="minorHAnsi" w:cstheme="minorHAnsi"/>
                  <w:b/>
                  <w:bCs/>
                  <w:sz w:val="18"/>
                  <w:szCs w:val="18"/>
                </w:rPr>
                <w:delText>mu* mean rank</w:delText>
              </w:r>
            </w:del>
          </w:p>
        </w:tc>
        <w:tc>
          <w:tcPr>
            <w:tcW w:w="0" w:type="auto"/>
          </w:tcPr>
          <w:p w14:paraId="02757B28" w14:textId="73B23B5B" w:rsidR="00FC11F0" w:rsidRPr="00F6665B" w:rsidDel="00CE2A2B" w:rsidRDefault="00FC11F0" w:rsidP="00FC325A">
            <w:pPr>
              <w:rPr>
                <w:del w:id="921" w:author="Bush, Brian" w:date="2020-09-13T20:31:00Z"/>
                <w:rFonts w:asciiTheme="minorHAnsi" w:hAnsiTheme="minorHAnsi" w:cstheme="minorHAnsi"/>
                <w:b/>
                <w:bCs/>
                <w:sz w:val="18"/>
                <w:szCs w:val="18"/>
              </w:rPr>
            </w:pPr>
            <w:del w:id="922" w:author="Bush, Brian" w:date="2020-09-13T20:31:00Z">
              <w:r w:rsidRPr="00F6665B" w:rsidDel="00CE2A2B">
                <w:rPr>
                  <w:rFonts w:asciiTheme="minorHAnsi" w:hAnsiTheme="minorHAnsi" w:cstheme="minorHAnsi"/>
                  <w:b/>
                  <w:bCs/>
                  <w:sz w:val="18"/>
                  <w:szCs w:val="18"/>
                </w:rPr>
                <w:delText>mu* median rank</w:delText>
              </w:r>
            </w:del>
          </w:p>
        </w:tc>
        <w:tc>
          <w:tcPr>
            <w:tcW w:w="0" w:type="auto"/>
          </w:tcPr>
          <w:p w14:paraId="70026F8A" w14:textId="5A21DE53" w:rsidR="00FC11F0" w:rsidRPr="00F6665B" w:rsidDel="00CE2A2B" w:rsidRDefault="00FC11F0" w:rsidP="00FC325A">
            <w:pPr>
              <w:rPr>
                <w:del w:id="923" w:author="Bush, Brian" w:date="2020-09-13T20:31:00Z"/>
                <w:rFonts w:asciiTheme="minorHAnsi" w:hAnsiTheme="minorHAnsi" w:cstheme="minorHAnsi"/>
                <w:b/>
                <w:bCs/>
                <w:sz w:val="18"/>
                <w:szCs w:val="18"/>
              </w:rPr>
            </w:pPr>
            <w:del w:id="924" w:author="Bush, Brian" w:date="2020-09-13T20:31:00Z">
              <w:r w:rsidRPr="00F6665B" w:rsidDel="00CE2A2B">
                <w:rPr>
                  <w:rFonts w:asciiTheme="minorHAnsi" w:hAnsiTheme="minorHAnsi" w:cstheme="minorHAnsi"/>
                  <w:b/>
                  <w:bCs/>
                  <w:sz w:val="18"/>
                  <w:szCs w:val="18"/>
                </w:rPr>
                <w:delText>sigma minimum rank</w:delText>
              </w:r>
            </w:del>
          </w:p>
        </w:tc>
        <w:tc>
          <w:tcPr>
            <w:tcW w:w="0" w:type="auto"/>
          </w:tcPr>
          <w:p w14:paraId="287E0250" w14:textId="1FE024F8" w:rsidR="00FC11F0" w:rsidRPr="00F6665B" w:rsidDel="00CE2A2B" w:rsidRDefault="00FC11F0" w:rsidP="00FC325A">
            <w:pPr>
              <w:rPr>
                <w:del w:id="925" w:author="Bush, Brian" w:date="2020-09-13T20:31:00Z"/>
                <w:rFonts w:asciiTheme="minorHAnsi" w:hAnsiTheme="minorHAnsi" w:cstheme="minorHAnsi"/>
                <w:b/>
                <w:bCs/>
                <w:sz w:val="18"/>
                <w:szCs w:val="18"/>
              </w:rPr>
            </w:pPr>
            <w:del w:id="926" w:author="Bush, Brian" w:date="2020-09-13T20:31:00Z">
              <w:r w:rsidRPr="00F6665B" w:rsidDel="00CE2A2B">
                <w:rPr>
                  <w:rFonts w:asciiTheme="minorHAnsi" w:hAnsiTheme="minorHAnsi" w:cstheme="minorHAnsi"/>
                  <w:b/>
                  <w:bCs/>
                  <w:sz w:val="18"/>
                  <w:szCs w:val="18"/>
                </w:rPr>
                <w:delText>sigma mean rank</w:delText>
              </w:r>
            </w:del>
          </w:p>
        </w:tc>
        <w:tc>
          <w:tcPr>
            <w:tcW w:w="0" w:type="auto"/>
          </w:tcPr>
          <w:p w14:paraId="052B8751" w14:textId="416496CA" w:rsidR="00FC11F0" w:rsidRPr="00F6665B" w:rsidDel="00CE2A2B" w:rsidRDefault="00FC11F0" w:rsidP="00FC325A">
            <w:pPr>
              <w:rPr>
                <w:del w:id="927" w:author="Bush, Brian" w:date="2020-09-13T20:31:00Z"/>
                <w:rFonts w:asciiTheme="minorHAnsi" w:hAnsiTheme="minorHAnsi" w:cstheme="minorHAnsi"/>
                <w:b/>
                <w:bCs/>
                <w:sz w:val="18"/>
                <w:szCs w:val="18"/>
              </w:rPr>
            </w:pPr>
            <w:del w:id="928" w:author="Bush, Brian" w:date="2020-09-13T20:31:00Z">
              <w:r w:rsidRPr="00F6665B" w:rsidDel="00CE2A2B">
                <w:rPr>
                  <w:rFonts w:asciiTheme="minorHAnsi" w:hAnsiTheme="minorHAnsi" w:cstheme="minorHAnsi"/>
                  <w:b/>
                  <w:bCs/>
                  <w:sz w:val="18"/>
                  <w:szCs w:val="18"/>
                </w:rPr>
                <w:delText>sigma median rank</w:delText>
              </w:r>
            </w:del>
          </w:p>
        </w:tc>
      </w:tr>
      <w:tr w:rsidR="00FC11F0" w:rsidRPr="00F6665B" w:rsidDel="00CE2A2B" w14:paraId="75C8C0C5" w14:textId="61CE1FBE" w:rsidTr="00FC325A">
        <w:trPr>
          <w:del w:id="929" w:author="Bush, Brian" w:date="2020-09-13T20:31:00Z"/>
        </w:trPr>
        <w:tc>
          <w:tcPr>
            <w:tcW w:w="0" w:type="auto"/>
          </w:tcPr>
          <w:p w14:paraId="0B27EB3E" w14:textId="5C01BB3E" w:rsidR="00FC11F0" w:rsidRPr="00F6665B" w:rsidDel="00CE2A2B" w:rsidRDefault="00FC11F0" w:rsidP="00FC325A">
            <w:pPr>
              <w:rPr>
                <w:del w:id="930" w:author="Bush, Brian" w:date="2020-09-13T20:31:00Z"/>
                <w:rFonts w:asciiTheme="minorHAnsi" w:hAnsiTheme="minorHAnsi" w:cstheme="minorHAnsi"/>
                <w:sz w:val="18"/>
                <w:szCs w:val="18"/>
              </w:rPr>
            </w:pPr>
            <w:del w:id="931" w:author="Bush, Brian" w:date="2020-09-13T20:31:00Z">
              <w:r w:rsidRPr="00F6665B" w:rsidDel="00CE2A2B">
                <w:rPr>
                  <w:rFonts w:asciiTheme="minorHAnsi" w:hAnsiTheme="minorHAnsi" w:cstheme="minorHAnsi"/>
                  <w:sz w:val="18"/>
                  <w:szCs w:val="18"/>
                </w:rPr>
                <w:delText>random stream</w:delText>
              </w:r>
            </w:del>
          </w:p>
        </w:tc>
        <w:tc>
          <w:tcPr>
            <w:tcW w:w="0" w:type="auto"/>
          </w:tcPr>
          <w:p w14:paraId="15786E3C" w14:textId="4849E188" w:rsidR="00FC11F0" w:rsidRPr="00F6665B" w:rsidDel="00CE2A2B" w:rsidRDefault="00FC11F0" w:rsidP="00FC325A">
            <w:pPr>
              <w:rPr>
                <w:del w:id="932" w:author="Bush, Brian" w:date="2020-09-13T20:31:00Z"/>
                <w:rFonts w:asciiTheme="minorHAnsi" w:hAnsiTheme="minorHAnsi" w:cstheme="minorHAnsi"/>
                <w:sz w:val="18"/>
                <w:szCs w:val="18"/>
              </w:rPr>
            </w:pPr>
            <w:del w:id="933" w:author="Bush, Brian" w:date="2020-09-13T20:31:00Z">
              <w:r w:rsidRPr="00F6665B" w:rsidDel="00CE2A2B">
                <w:rPr>
                  <w:rFonts w:asciiTheme="minorHAnsi" w:hAnsiTheme="minorHAnsi" w:cstheme="minorHAnsi"/>
                  <w:sz w:val="18"/>
                  <w:szCs w:val="18"/>
                </w:rPr>
                <w:delText>1.0</w:delText>
              </w:r>
            </w:del>
          </w:p>
        </w:tc>
        <w:tc>
          <w:tcPr>
            <w:tcW w:w="0" w:type="auto"/>
          </w:tcPr>
          <w:p w14:paraId="4829BCED" w14:textId="0F0C9174" w:rsidR="00FC11F0" w:rsidRPr="00F6665B" w:rsidDel="00CE2A2B" w:rsidRDefault="00FC11F0" w:rsidP="00FC325A">
            <w:pPr>
              <w:rPr>
                <w:del w:id="934" w:author="Bush, Brian" w:date="2020-09-13T20:31:00Z"/>
                <w:rFonts w:asciiTheme="minorHAnsi" w:hAnsiTheme="minorHAnsi" w:cstheme="minorHAnsi"/>
                <w:sz w:val="18"/>
                <w:szCs w:val="18"/>
              </w:rPr>
            </w:pPr>
            <w:del w:id="935" w:author="Bush, Brian" w:date="2020-09-13T20:31:00Z">
              <w:r w:rsidRPr="00F6665B" w:rsidDel="00CE2A2B">
                <w:rPr>
                  <w:rFonts w:asciiTheme="minorHAnsi" w:hAnsiTheme="minorHAnsi" w:cstheme="minorHAnsi"/>
                  <w:sz w:val="18"/>
                  <w:szCs w:val="18"/>
                </w:rPr>
                <w:delText>5.816327</w:delText>
              </w:r>
            </w:del>
          </w:p>
        </w:tc>
        <w:tc>
          <w:tcPr>
            <w:tcW w:w="0" w:type="auto"/>
          </w:tcPr>
          <w:p w14:paraId="0441B4BB" w14:textId="331DD8F1" w:rsidR="00FC11F0" w:rsidRPr="00F6665B" w:rsidDel="00CE2A2B" w:rsidRDefault="00FC11F0" w:rsidP="00FC325A">
            <w:pPr>
              <w:rPr>
                <w:del w:id="936" w:author="Bush, Brian" w:date="2020-09-13T20:31:00Z"/>
                <w:rFonts w:asciiTheme="minorHAnsi" w:hAnsiTheme="minorHAnsi" w:cstheme="minorHAnsi"/>
                <w:sz w:val="18"/>
                <w:szCs w:val="18"/>
              </w:rPr>
            </w:pPr>
            <w:del w:id="937" w:author="Bush, Brian" w:date="2020-09-13T20:31:00Z">
              <w:r w:rsidRPr="00F6665B" w:rsidDel="00CE2A2B">
                <w:rPr>
                  <w:rFonts w:asciiTheme="minorHAnsi" w:hAnsiTheme="minorHAnsi" w:cstheme="minorHAnsi"/>
                  <w:sz w:val="18"/>
                  <w:szCs w:val="18"/>
                </w:rPr>
                <w:delText>1.0</w:delText>
              </w:r>
            </w:del>
          </w:p>
        </w:tc>
        <w:tc>
          <w:tcPr>
            <w:tcW w:w="0" w:type="auto"/>
          </w:tcPr>
          <w:p w14:paraId="67BF1B3C" w14:textId="12C9A8C3" w:rsidR="00FC11F0" w:rsidRPr="00F6665B" w:rsidDel="00CE2A2B" w:rsidRDefault="00FC11F0" w:rsidP="00FC325A">
            <w:pPr>
              <w:rPr>
                <w:del w:id="938" w:author="Bush, Brian" w:date="2020-09-13T20:31:00Z"/>
                <w:rFonts w:asciiTheme="minorHAnsi" w:hAnsiTheme="minorHAnsi" w:cstheme="minorHAnsi"/>
                <w:sz w:val="18"/>
                <w:szCs w:val="18"/>
              </w:rPr>
            </w:pPr>
            <w:del w:id="939" w:author="Bush, Brian" w:date="2020-09-13T20:31:00Z">
              <w:r w:rsidRPr="00F6665B" w:rsidDel="00CE2A2B">
                <w:rPr>
                  <w:rFonts w:asciiTheme="minorHAnsi" w:hAnsiTheme="minorHAnsi" w:cstheme="minorHAnsi"/>
                  <w:sz w:val="18"/>
                  <w:szCs w:val="18"/>
                </w:rPr>
                <w:delText>1.0</w:delText>
              </w:r>
            </w:del>
          </w:p>
        </w:tc>
        <w:tc>
          <w:tcPr>
            <w:tcW w:w="0" w:type="auto"/>
          </w:tcPr>
          <w:p w14:paraId="2984BA92" w14:textId="2E36BC64" w:rsidR="00FC11F0" w:rsidRPr="00F6665B" w:rsidDel="00CE2A2B" w:rsidRDefault="00FC11F0" w:rsidP="00FC325A">
            <w:pPr>
              <w:rPr>
                <w:del w:id="940" w:author="Bush, Brian" w:date="2020-09-13T20:31:00Z"/>
                <w:rFonts w:asciiTheme="minorHAnsi" w:hAnsiTheme="minorHAnsi" w:cstheme="minorHAnsi"/>
                <w:sz w:val="18"/>
                <w:szCs w:val="18"/>
              </w:rPr>
            </w:pPr>
            <w:del w:id="941" w:author="Bush, Brian" w:date="2020-09-13T20:31:00Z">
              <w:r w:rsidRPr="00F6665B" w:rsidDel="00CE2A2B">
                <w:rPr>
                  <w:rFonts w:asciiTheme="minorHAnsi" w:hAnsiTheme="minorHAnsi" w:cstheme="minorHAnsi"/>
                  <w:sz w:val="18"/>
                  <w:szCs w:val="18"/>
                </w:rPr>
                <w:delText>5.816327</w:delText>
              </w:r>
            </w:del>
          </w:p>
        </w:tc>
        <w:tc>
          <w:tcPr>
            <w:tcW w:w="0" w:type="auto"/>
          </w:tcPr>
          <w:p w14:paraId="63F62A7C" w14:textId="06C8D633" w:rsidR="00FC11F0" w:rsidRPr="00F6665B" w:rsidDel="00CE2A2B" w:rsidRDefault="00FC11F0" w:rsidP="00FC325A">
            <w:pPr>
              <w:rPr>
                <w:del w:id="942" w:author="Bush, Brian" w:date="2020-09-13T20:31:00Z"/>
                <w:rFonts w:asciiTheme="minorHAnsi" w:hAnsiTheme="minorHAnsi" w:cstheme="minorHAnsi"/>
                <w:sz w:val="18"/>
                <w:szCs w:val="18"/>
              </w:rPr>
            </w:pPr>
            <w:del w:id="943" w:author="Bush, Brian" w:date="2020-09-13T20:31:00Z">
              <w:r w:rsidRPr="00F6665B" w:rsidDel="00CE2A2B">
                <w:rPr>
                  <w:rFonts w:asciiTheme="minorHAnsi" w:hAnsiTheme="minorHAnsi" w:cstheme="minorHAnsi"/>
                  <w:sz w:val="18"/>
                  <w:szCs w:val="18"/>
                </w:rPr>
                <w:delText>1.0</w:delText>
              </w:r>
            </w:del>
          </w:p>
        </w:tc>
      </w:tr>
      <w:tr w:rsidR="00FC11F0" w:rsidRPr="00F6665B" w:rsidDel="00CE2A2B" w14:paraId="758458A2" w14:textId="7E440004" w:rsidTr="00FC325A">
        <w:trPr>
          <w:del w:id="944" w:author="Bush, Brian" w:date="2020-09-13T20:31:00Z"/>
        </w:trPr>
        <w:tc>
          <w:tcPr>
            <w:tcW w:w="0" w:type="auto"/>
          </w:tcPr>
          <w:p w14:paraId="31982AB9" w14:textId="36635672" w:rsidR="00FC11F0" w:rsidRPr="00F6665B" w:rsidDel="00CE2A2B" w:rsidRDefault="00FC11F0" w:rsidP="00FC325A">
            <w:pPr>
              <w:rPr>
                <w:del w:id="945" w:author="Bush, Brian" w:date="2020-09-13T20:31:00Z"/>
                <w:rFonts w:asciiTheme="minorHAnsi" w:hAnsiTheme="minorHAnsi" w:cstheme="minorHAnsi"/>
                <w:sz w:val="18"/>
                <w:szCs w:val="18"/>
              </w:rPr>
            </w:pPr>
            <w:del w:id="946" w:author="Bush, Brian" w:date="2020-09-13T20:31:00Z">
              <w:r w:rsidRPr="00F6665B" w:rsidDel="00CE2A2B">
                <w:rPr>
                  <w:rFonts w:asciiTheme="minorHAnsi" w:hAnsiTheme="minorHAnsi" w:cstheme="minorHAnsi"/>
                  <w:sz w:val="18"/>
                  <w:szCs w:val="18"/>
                </w:rPr>
                <w:delText>target pilot hours</w:delText>
              </w:r>
            </w:del>
          </w:p>
        </w:tc>
        <w:tc>
          <w:tcPr>
            <w:tcW w:w="0" w:type="auto"/>
          </w:tcPr>
          <w:p w14:paraId="35ABB713" w14:textId="1ABC0A7C" w:rsidR="00FC11F0" w:rsidRPr="00F6665B" w:rsidDel="00CE2A2B" w:rsidRDefault="00FC11F0" w:rsidP="00FC325A">
            <w:pPr>
              <w:rPr>
                <w:del w:id="947" w:author="Bush, Brian" w:date="2020-09-13T20:31:00Z"/>
                <w:rFonts w:asciiTheme="minorHAnsi" w:hAnsiTheme="minorHAnsi" w:cstheme="minorHAnsi"/>
                <w:sz w:val="18"/>
                <w:szCs w:val="18"/>
              </w:rPr>
            </w:pPr>
            <w:del w:id="948" w:author="Bush, Brian" w:date="2020-09-13T20:31:00Z">
              <w:r w:rsidRPr="00F6665B" w:rsidDel="00CE2A2B">
                <w:rPr>
                  <w:rFonts w:asciiTheme="minorHAnsi" w:hAnsiTheme="minorHAnsi" w:cstheme="minorHAnsi"/>
                  <w:sz w:val="18"/>
                  <w:szCs w:val="18"/>
                </w:rPr>
                <w:delText>2.0</w:delText>
              </w:r>
            </w:del>
          </w:p>
        </w:tc>
        <w:tc>
          <w:tcPr>
            <w:tcW w:w="0" w:type="auto"/>
          </w:tcPr>
          <w:p w14:paraId="179B32C4" w14:textId="65E2926C" w:rsidR="00FC11F0" w:rsidRPr="00F6665B" w:rsidDel="00CE2A2B" w:rsidRDefault="00FC11F0" w:rsidP="00FC325A">
            <w:pPr>
              <w:rPr>
                <w:del w:id="949" w:author="Bush, Brian" w:date="2020-09-13T20:31:00Z"/>
                <w:rFonts w:asciiTheme="minorHAnsi" w:hAnsiTheme="minorHAnsi" w:cstheme="minorHAnsi"/>
                <w:sz w:val="18"/>
                <w:szCs w:val="18"/>
              </w:rPr>
            </w:pPr>
            <w:del w:id="950" w:author="Bush, Brian" w:date="2020-09-13T20:31:00Z">
              <w:r w:rsidRPr="00F6665B" w:rsidDel="00CE2A2B">
                <w:rPr>
                  <w:rFonts w:asciiTheme="minorHAnsi" w:hAnsiTheme="minorHAnsi" w:cstheme="minorHAnsi"/>
                  <w:sz w:val="18"/>
                  <w:szCs w:val="18"/>
                </w:rPr>
                <w:delText>11.948980</w:delText>
              </w:r>
            </w:del>
          </w:p>
        </w:tc>
        <w:tc>
          <w:tcPr>
            <w:tcW w:w="0" w:type="auto"/>
          </w:tcPr>
          <w:p w14:paraId="37F73B08" w14:textId="77BD24C5" w:rsidR="00FC11F0" w:rsidRPr="00F6665B" w:rsidDel="00CE2A2B" w:rsidRDefault="00FC11F0" w:rsidP="00FC325A">
            <w:pPr>
              <w:rPr>
                <w:del w:id="951" w:author="Bush, Brian" w:date="2020-09-13T20:31:00Z"/>
                <w:rFonts w:asciiTheme="minorHAnsi" w:hAnsiTheme="minorHAnsi" w:cstheme="minorHAnsi"/>
                <w:sz w:val="18"/>
                <w:szCs w:val="18"/>
              </w:rPr>
            </w:pPr>
            <w:del w:id="952" w:author="Bush, Brian" w:date="2020-09-13T20:31:00Z">
              <w:r w:rsidRPr="00F6665B" w:rsidDel="00CE2A2B">
                <w:rPr>
                  <w:rFonts w:asciiTheme="minorHAnsi" w:hAnsiTheme="minorHAnsi" w:cstheme="minorHAnsi"/>
                  <w:sz w:val="18"/>
                  <w:szCs w:val="18"/>
                </w:rPr>
                <w:delText>6.0</w:delText>
              </w:r>
            </w:del>
          </w:p>
        </w:tc>
        <w:tc>
          <w:tcPr>
            <w:tcW w:w="0" w:type="auto"/>
          </w:tcPr>
          <w:p w14:paraId="22A073BB" w14:textId="48B8770B" w:rsidR="00FC11F0" w:rsidRPr="00F6665B" w:rsidDel="00CE2A2B" w:rsidRDefault="00FC11F0" w:rsidP="00FC325A">
            <w:pPr>
              <w:rPr>
                <w:del w:id="953" w:author="Bush, Brian" w:date="2020-09-13T20:31:00Z"/>
                <w:rFonts w:asciiTheme="minorHAnsi" w:hAnsiTheme="minorHAnsi" w:cstheme="minorHAnsi"/>
                <w:sz w:val="18"/>
                <w:szCs w:val="18"/>
              </w:rPr>
            </w:pPr>
            <w:del w:id="954" w:author="Bush, Brian" w:date="2020-09-13T20:31:00Z">
              <w:r w:rsidRPr="00F6665B" w:rsidDel="00CE2A2B">
                <w:rPr>
                  <w:rFonts w:asciiTheme="minorHAnsi" w:hAnsiTheme="minorHAnsi" w:cstheme="minorHAnsi"/>
                  <w:sz w:val="18"/>
                  <w:szCs w:val="18"/>
                </w:rPr>
                <w:delText>2.0</w:delText>
              </w:r>
            </w:del>
          </w:p>
        </w:tc>
        <w:tc>
          <w:tcPr>
            <w:tcW w:w="0" w:type="auto"/>
          </w:tcPr>
          <w:p w14:paraId="00848DE7" w14:textId="2391A465" w:rsidR="00FC11F0" w:rsidRPr="00F6665B" w:rsidDel="00CE2A2B" w:rsidRDefault="00FC11F0" w:rsidP="00FC325A">
            <w:pPr>
              <w:rPr>
                <w:del w:id="955" w:author="Bush, Brian" w:date="2020-09-13T20:31:00Z"/>
                <w:rFonts w:asciiTheme="minorHAnsi" w:hAnsiTheme="minorHAnsi" w:cstheme="minorHAnsi"/>
                <w:sz w:val="18"/>
                <w:szCs w:val="18"/>
              </w:rPr>
            </w:pPr>
            <w:del w:id="956" w:author="Bush, Brian" w:date="2020-09-13T20:31:00Z">
              <w:r w:rsidRPr="00F6665B" w:rsidDel="00CE2A2B">
                <w:rPr>
                  <w:rFonts w:asciiTheme="minorHAnsi" w:hAnsiTheme="minorHAnsi" w:cstheme="minorHAnsi"/>
                  <w:sz w:val="18"/>
                  <w:szCs w:val="18"/>
                </w:rPr>
                <w:delText>11.775510</w:delText>
              </w:r>
            </w:del>
          </w:p>
        </w:tc>
        <w:tc>
          <w:tcPr>
            <w:tcW w:w="0" w:type="auto"/>
          </w:tcPr>
          <w:p w14:paraId="78447689" w14:textId="67CEA95B" w:rsidR="00FC11F0" w:rsidRPr="00F6665B" w:rsidDel="00CE2A2B" w:rsidRDefault="00FC11F0" w:rsidP="00FC325A">
            <w:pPr>
              <w:rPr>
                <w:del w:id="957" w:author="Bush, Brian" w:date="2020-09-13T20:31:00Z"/>
                <w:rFonts w:asciiTheme="minorHAnsi" w:hAnsiTheme="minorHAnsi" w:cstheme="minorHAnsi"/>
                <w:sz w:val="18"/>
                <w:szCs w:val="18"/>
              </w:rPr>
            </w:pPr>
            <w:del w:id="958" w:author="Bush, Brian" w:date="2020-09-13T20:31:00Z">
              <w:r w:rsidRPr="00F6665B" w:rsidDel="00CE2A2B">
                <w:rPr>
                  <w:rFonts w:asciiTheme="minorHAnsi" w:hAnsiTheme="minorHAnsi" w:cstheme="minorHAnsi"/>
                  <w:sz w:val="18"/>
                  <w:szCs w:val="18"/>
                </w:rPr>
                <w:delText>6.0</w:delText>
              </w:r>
            </w:del>
          </w:p>
        </w:tc>
      </w:tr>
      <w:tr w:rsidR="00FC11F0" w:rsidRPr="00F6665B" w:rsidDel="00CE2A2B" w14:paraId="6C4AEC26" w14:textId="41FE2803" w:rsidTr="00FC325A">
        <w:trPr>
          <w:del w:id="959" w:author="Bush, Brian" w:date="2020-09-13T20:31:00Z"/>
        </w:trPr>
        <w:tc>
          <w:tcPr>
            <w:tcW w:w="0" w:type="auto"/>
          </w:tcPr>
          <w:p w14:paraId="714935C3" w14:textId="4A140082" w:rsidR="00FC11F0" w:rsidRPr="00F6665B" w:rsidDel="00CE2A2B" w:rsidRDefault="00FC11F0" w:rsidP="00FC325A">
            <w:pPr>
              <w:rPr>
                <w:del w:id="960" w:author="Bush, Brian" w:date="2020-09-13T20:31:00Z"/>
                <w:rFonts w:asciiTheme="minorHAnsi" w:hAnsiTheme="minorHAnsi" w:cstheme="minorHAnsi"/>
                <w:sz w:val="18"/>
                <w:szCs w:val="18"/>
              </w:rPr>
            </w:pPr>
            <w:del w:id="961" w:author="Bush, Brian" w:date="2020-09-13T20:31:00Z">
              <w:r w:rsidRPr="00F6665B" w:rsidDel="00CE2A2B">
                <w:rPr>
                  <w:rFonts w:asciiTheme="minorHAnsi" w:hAnsiTheme="minorHAnsi" w:cstheme="minorHAnsi"/>
                  <w:sz w:val="18"/>
                  <w:szCs w:val="18"/>
                </w:rPr>
                <w:delText>base external investor ask rate</w:delText>
              </w:r>
            </w:del>
          </w:p>
        </w:tc>
        <w:tc>
          <w:tcPr>
            <w:tcW w:w="0" w:type="auto"/>
          </w:tcPr>
          <w:p w14:paraId="20A05DDF" w14:textId="2DF577CF" w:rsidR="00FC11F0" w:rsidRPr="00F6665B" w:rsidDel="00CE2A2B" w:rsidRDefault="00FC11F0" w:rsidP="00FC325A">
            <w:pPr>
              <w:rPr>
                <w:del w:id="962" w:author="Bush, Brian" w:date="2020-09-13T20:31:00Z"/>
                <w:rFonts w:asciiTheme="minorHAnsi" w:hAnsiTheme="minorHAnsi" w:cstheme="minorHAnsi"/>
                <w:sz w:val="18"/>
                <w:szCs w:val="18"/>
              </w:rPr>
            </w:pPr>
            <w:del w:id="963" w:author="Bush, Brian" w:date="2020-09-13T20:31:00Z">
              <w:r w:rsidRPr="00F6665B" w:rsidDel="00CE2A2B">
                <w:rPr>
                  <w:rFonts w:asciiTheme="minorHAnsi" w:hAnsiTheme="minorHAnsi" w:cstheme="minorHAnsi"/>
                  <w:sz w:val="18"/>
                  <w:szCs w:val="18"/>
                </w:rPr>
                <w:delText>2.0</w:delText>
              </w:r>
            </w:del>
          </w:p>
        </w:tc>
        <w:tc>
          <w:tcPr>
            <w:tcW w:w="0" w:type="auto"/>
          </w:tcPr>
          <w:p w14:paraId="433DFA5F" w14:textId="131595AC" w:rsidR="00FC11F0" w:rsidRPr="00F6665B" w:rsidDel="00CE2A2B" w:rsidRDefault="00FC11F0" w:rsidP="00FC325A">
            <w:pPr>
              <w:rPr>
                <w:del w:id="964" w:author="Bush, Brian" w:date="2020-09-13T20:31:00Z"/>
                <w:rFonts w:asciiTheme="minorHAnsi" w:hAnsiTheme="minorHAnsi" w:cstheme="minorHAnsi"/>
                <w:sz w:val="18"/>
                <w:szCs w:val="18"/>
              </w:rPr>
            </w:pPr>
            <w:del w:id="965" w:author="Bush, Brian" w:date="2020-09-13T20:31:00Z">
              <w:r w:rsidRPr="00F6665B" w:rsidDel="00CE2A2B">
                <w:rPr>
                  <w:rFonts w:asciiTheme="minorHAnsi" w:hAnsiTheme="minorHAnsi" w:cstheme="minorHAnsi"/>
                  <w:sz w:val="18"/>
                  <w:szCs w:val="18"/>
                </w:rPr>
                <w:delText>13.744898</w:delText>
              </w:r>
            </w:del>
          </w:p>
        </w:tc>
        <w:tc>
          <w:tcPr>
            <w:tcW w:w="0" w:type="auto"/>
          </w:tcPr>
          <w:p w14:paraId="3BBAD77E" w14:textId="45791101" w:rsidR="00FC11F0" w:rsidRPr="00F6665B" w:rsidDel="00CE2A2B" w:rsidRDefault="00FC11F0" w:rsidP="00FC325A">
            <w:pPr>
              <w:rPr>
                <w:del w:id="966" w:author="Bush, Brian" w:date="2020-09-13T20:31:00Z"/>
                <w:rFonts w:asciiTheme="minorHAnsi" w:hAnsiTheme="minorHAnsi" w:cstheme="minorHAnsi"/>
                <w:sz w:val="18"/>
                <w:szCs w:val="18"/>
              </w:rPr>
            </w:pPr>
            <w:del w:id="967" w:author="Bush, Brian" w:date="2020-09-13T20:31:00Z">
              <w:r w:rsidRPr="00F6665B" w:rsidDel="00CE2A2B">
                <w:rPr>
                  <w:rFonts w:asciiTheme="minorHAnsi" w:hAnsiTheme="minorHAnsi" w:cstheme="minorHAnsi"/>
                  <w:sz w:val="18"/>
                  <w:szCs w:val="18"/>
                </w:rPr>
                <w:delText>7.0</w:delText>
              </w:r>
            </w:del>
          </w:p>
        </w:tc>
        <w:tc>
          <w:tcPr>
            <w:tcW w:w="0" w:type="auto"/>
          </w:tcPr>
          <w:p w14:paraId="09E9D378" w14:textId="77804B8B" w:rsidR="00FC11F0" w:rsidRPr="00F6665B" w:rsidDel="00CE2A2B" w:rsidRDefault="00FC11F0" w:rsidP="00FC325A">
            <w:pPr>
              <w:rPr>
                <w:del w:id="968" w:author="Bush, Brian" w:date="2020-09-13T20:31:00Z"/>
                <w:rFonts w:asciiTheme="minorHAnsi" w:hAnsiTheme="minorHAnsi" w:cstheme="minorHAnsi"/>
                <w:sz w:val="18"/>
                <w:szCs w:val="18"/>
              </w:rPr>
            </w:pPr>
            <w:del w:id="969" w:author="Bush, Brian" w:date="2020-09-13T20:31:00Z">
              <w:r w:rsidRPr="00F6665B" w:rsidDel="00CE2A2B">
                <w:rPr>
                  <w:rFonts w:asciiTheme="minorHAnsi" w:hAnsiTheme="minorHAnsi" w:cstheme="minorHAnsi"/>
                  <w:sz w:val="18"/>
                  <w:szCs w:val="18"/>
                </w:rPr>
                <w:delText>2.0</w:delText>
              </w:r>
            </w:del>
          </w:p>
        </w:tc>
        <w:tc>
          <w:tcPr>
            <w:tcW w:w="0" w:type="auto"/>
          </w:tcPr>
          <w:p w14:paraId="6A625C23" w14:textId="7D737B38" w:rsidR="00FC11F0" w:rsidRPr="00F6665B" w:rsidDel="00CE2A2B" w:rsidRDefault="00FC11F0" w:rsidP="00FC325A">
            <w:pPr>
              <w:rPr>
                <w:del w:id="970" w:author="Bush, Brian" w:date="2020-09-13T20:31:00Z"/>
                <w:rFonts w:asciiTheme="minorHAnsi" w:hAnsiTheme="minorHAnsi" w:cstheme="minorHAnsi"/>
                <w:sz w:val="18"/>
                <w:szCs w:val="18"/>
              </w:rPr>
            </w:pPr>
            <w:del w:id="971" w:author="Bush, Brian" w:date="2020-09-13T20:31:00Z">
              <w:r w:rsidRPr="00F6665B" w:rsidDel="00CE2A2B">
                <w:rPr>
                  <w:rFonts w:asciiTheme="minorHAnsi" w:hAnsiTheme="minorHAnsi" w:cstheme="minorHAnsi"/>
                  <w:sz w:val="18"/>
                  <w:szCs w:val="18"/>
                </w:rPr>
                <w:delText>14.755102</w:delText>
              </w:r>
            </w:del>
          </w:p>
        </w:tc>
        <w:tc>
          <w:tcPr>
            <w:tcW w:w="0" w:type="auto"/>
          </w:tcPr>
          <w:p w14:paraId="5A7597BC" w14:textId="21E3FA18" w:rsidR="00FC11F0" w:rsidRPr="00F6665B" w:rsidDel="00CE2A2B" w:rsidRDefault="00FC11F0" w:rsidP="00FC325A">
            <w:pPr>
              <w:rPr>
                <w:del w:id="972" w:author="Bush, Brian" w:date="2020-09-13T20:31:00Z"/>
                <w:rFonts w:asciiTheme="minorHAnsi" w:hAnsiTheme="minorHAnsi" w:cstheme="minorHAnsi"/>
                <w:sz w:val="18"/>
                <w:szCs w:val="18"/>
              </w:rPr>
            </w:pPr>
            <w:del w:id="973" w:author="Bush, Brian" w:date="2020-09-13T20:31:00Z">
              <w:r w:rsidRPr="00F6665B" w:rsidDel="00CE2A2B">
                <w:rPr>
                  <w:rFonts w:asciiTheme="minorHAnsi" w:hAnsiTheme="minorHAnsi" w:cstheme="minorHAnsi"/>
                  <w:sz w:val="18"/>
                  <w:szCs w:val="18"/>
                </w:rPr>
                <w:delText>9.0</w:delText>
              </w:r>
            </w:del>
          </w:p>
        </w:tc>
      </w:tr>
      <w:tr w:rsidR="00FC11F0" w:rsidRPr="00F6665B" w:rsidDel="00CE2A2B" w14:paraId="31AF97DF" w14:textId="7FE60453" w:rsidTr="00FC325A">
        <w:trPr>
          <w:del w:id="974" w:author="Bush, Brian" w:date="2020-09-13T20:31:00Z"/>
        </w:trPr>
        <w:tc>
          <w:tcPr>
            <w:tcW w:w="0" w:type="auto"/>
          </w:tcPr>
          <w:p w14:paraId="11525A61" w14:textId="31FB5BCF" w:rsidR="00FC11F0" w:rsidRPr="00F6665B" w:rsidDel="00CE2A2B" w:rsidRDefault="00FC11F0" w:rsidP="00FC325A">
            <w:pPr>
              <w:rPr>
                <w:del w:id="975" w:author="Bush, Brian" w:date="2020-09-13T20:31:00Z"/>
                <w:rFonts w:asciiTheme="minorHAnsi" w:hAnsiTheme="minorHAnsi" w:cstheme="minorHAnsi"/>
                <w:sz w:val="18"/>
                <w:szCs w:val="18"/>
              </w:rPr>
            </w:pPr>
            <w:del w:id="976" w:author="Bush, Brian" w:date="2020-09-13T20:31:00Z">
              <w:r w:rsidRPr="00F6665B" w:rsidDel="00CE2A2B">
                <w:rPr>
                  <w:rFonts w:asciiTheme="minorHAnsi" w:hAnsiTheme="minorHAnsi" w:cstheme="minorHAnsi"/>
                  <w:sz w:val="18"/>
                  <w:szCs w:val="18"/>
                </w:rPr>
                <w:delText>commercial plant capacity input</w:delText>
              </w:r>
            </w:del>
          </w:p>
        </w:tc>
        <w:tc>
          <w:tcPr>
            <w:tcW w:w="0" w:type="auto"/>
          </w:tcPr>
          <w:p w14:paraId="1F61F65C" w14:textId="327F48DC" w:rsidR="00FC11F0" w:rsidRPr="00F6665B" w:rsidDel="00CE2A2B" w:rsidRDefault="00FC11F0" w:rsidP="00FC325A">
            <w:pPr>
              <w:rPr>
                <w:del w:id="977" w:author="Bush, Brian" w:date="2020-09-13T20:31:00Z"/>
                <w:rFonts w:asciiTheme="minorHAnsi" w:hAnsiTheme="minorHAnsi" w:cstheme="minorHAnsi"/>
                <w:sz w:val="18"/>
                <w:szCs w:val="18"/>
              </w:rPr>
            </w:pPr>
            <w:del w:id="978" w:author="Bush, Brian" w:date="2020-09-13T20:31:00Z">
              <w:r w:rsidRPr="00F6665B" w:rsidDel="00CE2A2B">
                <w:rPr>
                  <w:rFonts w:asciiTheme="minorHAnsi" w:hAnsiTheme="minorHAnsi" w:cstheme="minorHAnsi"/>
                  <w:sz w:val="18"/>
                  <w:szCs w:val="18"/>
                </w:rPr>
                <w:delText>2.0</w:delText>
              </w:r>
            </w:del>
          </w:p>
        </w:tc>
        <w:tc>
          <w:tcPr>
            <w:tcW w:w="0" w:type="auto"/>
          </w:tcPr>
          <w:p w14:paraId="0C34E6F7" w14:textId="19C4EF5D" w:rsidR="00FC11F0" w:rsidRPr="00F6665B" w:rsidDel="00CE2A2B" w:rsidRDefault="00FC11F0" w:rsidP="00FC325A">
            <w:pPr>
              <w:rPr>
                <w:del w:id="979" w:author="Bush, Brian" w:date="2020-09-13T20:31:00Z"/>
                <w:rFonts w:asciiTheme="minorHAnsi" w:hAnsiTheme="minorHAnsi" w:cstheme="minorHAnsi"/>
                <w:sz w:val="18"/>
                <w:szCs w:val="18"/>
              </w:rPr>
            </w:pPr>
            <w:del w:id="980" w:author="Bush, Brian" w:date="2020-09-13T20:31:00Z">
              <w:r w:rsidRPr="00F6665B" w:rsidDel="00CE2A2B">
                <w:rPr>
                  <w:rFonts w:asciiTheme="minorHAnsi" w:hAnsiTheme="minorHAnsi" w:cstheme="minorHAnsi"/>
                  <w:sz w:val="18"/>
                  <w:szCs w:val="18"/>
                </w:rPr>
                <w:delText>13.673469</w:delText>
              </w:r>
            </w:del>
          </w:p>
        </w:tc>
        <w:tc>
          <w:tcPr>
            <w:tcW w:w="0" w:type="auto"/>
          </w:tcPr>
          <w:p w14:paraId="648D4667" w14:textId="5D418962" w:rsidR="00FC11F0" w:rsidRPr="00F6665B" w:rsidDel="00CE2A2B" w:rsidRDefault="00FC11F0" w:rsidP="00FC325A">
            <w:pPr>
              <w:rPr>
                <w:del w:id="981" w:author="Bush, Brian" w:date="2020-09-13T20:31:00Z"/>
                <w:rFonts w:asciiTheme="minorHAnsi" w:hAnsiTheme="minorHAnsi" w:cstheme="minorHAnsi"/>
                <w:sz w:val="18"/>
                <w:szCs w:val="18"/>
              </w:rPr>
            </w:pPr>
            <w:del w:id="982" w:author="Bush, Brian" w:date="2020-09-13T20:31:00Z">
              <w:r w:rsidRPr="00F6665B" w:rsidDel="00CE2A2B">
                <w:rPr>
                  <w:rFonts w:asciiTheme="minorHAnsi" w:hAnsiTheme="minorHAnsi" w:cstheme="minorHAnsi"/>
                  <w:sz w:val="18"/>
                  <w:szCs w:val="18"/>
                </w:rPr>
                <w:delText>7.0</w:delText>
              </w:r>
            </w:del>
          </w:p>
        </w:tc>
        <w:tc>
          <w:tcPr>
            <w:tcW w:w="0" w:type="auto"/>
          </w:tcPr>
          <w:p w14:paraId="1AD2D1DC" w14:textId="5F7DAF26" w:rsidR="00FC11F0" w:rsidRPr="00F6665B" w:rsidDel="00CE2A2B" w:rsidRDefault="00FC11F0" w:rsidP="00FC325A">
            <w:pPr>
              <w:rPr>
                <w:del w:id="983" w:author="Bush, Brian" w:date="2020-09-13T20:31:00Z"/>
                <w:rFonts w:asciiTheme="minorHAnsi" w:hAnsiTheme="minorHAnsi" w:cstheme="minorHAnsi"/>
                <w:sz w:val="18"/>
                <w:szCs w:val="18"/>
              </w:rPr>
            </w:pPr>
            <w:del w:id="984" w:author="Bush, Brian" w:date="2020-09-13T20:31:00Z">
              <w:r w:rsidRPr="00F6665B" w:rsidDel="00CE2A2B">
                <w:rPr>
                  <w:rFonts w:asciiTheme="minorHAnsi" w:hAnsiTheme="minorHAnsi" w:cstheme="minorHAnsi"/>
                  <w:sz w:val="18"/>
                  <w:szCs w:val="18"/>
                </w:rPr>
                <w:delText>2.0</w:delText>
              </w:r>
            </w:del>
          </w:p>
        </w:tc>
        <w:tc>
          <w:tcPr>
            <w:tcW w:w="0" w:type="auto"/>
          </w:tcPr>
          <w:p w14:paraId="24C9A2BD" w14:textId="0711E9DC" w:rsidR="00FC11F0" w:rsidRPr="00F6665B" w:rsidDel="00CE2A2B" w:rsidRDefault="00FC11F0" w:rsidP="00FC325A">
            <w:pPr>
              <w:rPr>
                <w:del w:id="985" w:author="Bush, Brian" w:date="2020-09-13T20:31:00Z"/>
                <w:rFonts w:asciiTheme="minorHAnsi" w:hAnsiTheme="minorHAnsi" w:cstheme="minorHAnsi"/>
                <w:sz w:val="18"/>
                <w:szCs w:val="18"/>
              </w:rPr>
            </w:pPr>
            <w:del w:id="986" w:author="Bush, Brian" w:date="2020-09-13T20:31:00Z">
              <w:r w:rsidRPr="00F6665B" w:rsidDel="00CE2A2B">
                <w:rPr>
                  <w:rFonts w:asciiTheme="minorHAnsi" w:hAnsiTheme="minorHAnsi" w:cstheme="minorHAnsi"/>
                  <w:sz w:val="18"/>
                  <w:szCs w:val="18"/>
                </w:rPr>
                <w:delText>14.428571</w:delText>
              </w:r>
            </w:del>
          </w:p>
        </w:tc>
        <w:tc>
          <w:tcPr>
            <w:tcW w:w="0" w:type="auto"/>
          </w:tcPr>
          <w:p w14:paraId="667500E1" w14:textId="5C8F48BB" w:rsidR="00FC11F0" w:rsidRPr="00F6665B" w:rsidDel="00CE2A2B" w:rsidRDefault="00FC11F0" w:rsidP="00FC325A">
            <w:pPr>
              <w:rPr>
                <w:del w:id="987" w:author="Bush, Brian" w:date="2020-09-13T20:31:00Z"/>
                <w:rFonts w:asciiTheme="minorHAnsi" w:hAnsiTheme="minorHAnsi" w:cstheme="minorHAnsi"/>
                <w:sz w:val="18"/>
                <w:szCs w:val="18"/>
              </w:rPr>
            </w:pPr>
            <w:del w:id="988" w:author="Bush, Brian" w:date="2020-09-13T20:31:00Z">
              <w:r w:rsidRPr="00F6665B" w:rsidDel="00CE2A2B">
                <w:rPr>
                  <w:rFonts w:asciiTheme="minorHAnsi" w:hAnsiTheme="minorHAnsi" w:cstheme="minorHAnsi"/>
                  <w:sz w:val="18"/>
                  <w:szCs w:val="18"/>
                </w:rPr>
                <w:delText>7.0</w:delText>
              </w:r>
            </w:del>
          </w:p>
        </w:tc>
      </w:tr>
      <w:tr w:rsidR="00FC11F0" w:rsidRPr="00F6665B" w:rsidDel="00CE2A2B" w14:paraId="5A85E9B9" w14:textId="4A6A26A0" w:rsidTr="00FC325A">
        <w:trPr>
          <w:del w:id="989" w:author="Bush, Brian" w:date="2020-09-13T20:31:00Z"/>
        </w:trPr>
        <w:tc>
          <w:tcPr>
            <w:tcW w:w="0" w:type="auto"/>
          </w:tcPr>
          <w:p w14:paraId="38622193" w14:textId="6F40CE5D" w:rsidR="00FC11F0" w:rsidRPr="00F6665B" w:rsidDel="00CE2A2B" w:rsidRDefault="00FC11F0" w:rsidP="00FC325A">
            <w:pPr>
              <w:rPr>
                <w:del w:id="990" w:author="Bush, Brian" w:date="2020-09-13T20:31:00Z"/>
                <w:rFonts w:asciiTheme="minorHAnsi" w:hAnsiTheme="minorHAnsi" w:cstheme="minorHAnsi"/>
                <w:sz w:val="18"/>
                <w:szCs w:val="18"/>
              </w:rPr>
            </w:pPr>
            <w:del w:id="991" w:author="Bush, Brian" w:date="2020-09-13T20:31:00Z">
              <w:r w:rsidRPr="00F6665B" w:rsidDel="00CE2A2B">
                <w:rPr>
                  <w:rFonts w:asciiTheme="minorHAnsi" w:hAnsiTheme="minorHAnsi" w:cstheme="minorHAnsi"/>
                  <w:sz w:val="18"/>
                  <w:szCs w:val="18"/>
                </w:rPr>
                <w:delText>pilot capacity</w:delText>
              </w:r>
            </w:del>
          </w:p>
        </w:tc>
        <w:tc>
          <w:tcPr>
            <w:tcW w:w="0" w:type="auto"/>
          </w:tcPr>
          <w:p w14:paraId="27AEDCE5" w14:textId="531A9E85" w:rsidR="00FC11F0" w:rsidRPr="00F6665B" w:rsidDel="00CE2A2B" w:rsidRDefault="00FC11F0" w:rsidP="00FC325A">
            <w:pPr>
              <w:rPr>
                <w:del w:id="992" w:author="Bush, Brian" w:date="2020-09-13T20:31:00Z"/>
                <w:rFonts w:asciiTheme="minorHAnsi" w:hAnsiTheme="minorHAnsi" w:cstheme="minorHAnsi"/>
                <w:sz w:val="18"/>
                <w:szCs w:val="18"/>
              </w:rPr>
            </w:pPr>
            <w:del w:id="993" w:author="Bush, Brian" w:date="2020-09-13T20:31:00Z">
              <w:r w:rsidRPr="00F6665B" w:rsidDel="00CE2A2B">
                <w:rPr>
                  <w:rFonts w:asciiTheme="minorHAnsi" w:hAnsiTheme="minorHAnsi" w:cstheme="minorHAnsi"/>
                  <w:sz w:val="18"/>
                  <w:szCs w:val="18"/>
                </w:rPr>
                <w:delText>3.0</w:delText>
              </w:r>
            </w:del>
          </w:p>
        </w:tc>
        <w:tc>
          <w:tcPr>
            <w:tcW w:w="0" w:type="auto"/>
          </w:tcPr>
          <w:p w14:paraId="7A5D0485" w14:textId="204AF743" w:rsidR="00FC11F0" w:rsidRPr="00F6665B" w:rsidDel="00CE2A2B" w:rsidRDefault="00FC11F0" w:rsidP="00FC325A">
            <w:pPr>
              <w:rPr>
                <w:del w:id="994" w:author="Bush, Brian" w:date="2020-09-13T20:31:00Z"/>
                <w:rFonts w:asciiTheme="minorHAnsi" w:hAnsiTheme="minorHAnsi" w:cstheme="minorHAnsi"/>
                <w:sz w:val="18"/>
                <w:szCs w:val="18"/>
              </w:rPr>
            </w:pPr>
            <w:del w:id="995" w:author="Bush, Brian" w:date="2020-09-13T20:31:00Z">
              <w:r w:rsidRPr="00F6665B" w:rsidDel="00CE2A2B">
                <w:rPr>
                  <w:rFonts w:asciiTheme="minorHAnsi" w:hAnsiTheme="minorHAnsi" w:cstheme="minorHAnsi"/>
                  <w:sz w:val="18"/>
                  <w:szCs w:val="18"/>
                </w:rPr>
                <w:delText>14.632653</w:delText>
              </w:r>
            </w:del>
          </w:p>
        </w:tc>
        <w:tc>
          <w:tcPr>
            <w:tcW w:w="0" w:type="auto"/>
          </w:tcPr>
          <w:p w14:paraId="5D835F85" w14:textId="4EAB1BFC" w:rsidR="00FC11F0" w:rsidRPr="00F6665B" w:rsidDel="00CE2A2B" w:rsidRDefault="00FC11F0" w:rsidP="00FC325A">
            <w:pPr>
              <w:rPr>
                <w:del w:id="996" w:author="Bush, Brian" w:date="2020-09-13T20:31:00Z"/>
                <w:rFonts w:asciiTheme="minorHAnsi" w:hAnsiTheme="minorHAnsi" w:cstheme="minorHAnsi"/>
                <w:sz w:val="18"/>
                <w:szCs w:val="18"/>
              </w:rPr>
            </w:pPr>
            <w:del w:id="997" w:author="Bush, Brian" w:date="2020-09-13T20:31:00Z">
              <w:r w:rsidRPr="00F6665B" w:rsidDel="00CE2A2B">
                <w:rPr>
                  <w:rFonts w:asciiTheme="minorHAnsi" w:hAnsiTheme="minorHAnsi" w:cstheme="minorHAnsi"/>
                  <w:sz w:val="18"/>
                  <w:szCs w:val="18"/>
                </w:rPr>
                <w:delText>7.0</w:delText>
              </w:r>
            </w:del>
          </w:p>
        </w:tc>
        <w:tc>
          <w:tcPr>
            <w:tcW w:w="0" w:type="auto"/>
          </w:tcPr>
          <w:p w14:paraId="13F45F3D" w14:textId="3DDFCEF2" w:rsidR="00FC11F0" w:rsidRPr="00F6665B" w:rsidDel="00CE2A2B" w:rsidRDefault="00FC11F0" w:rsidP="00FC325A">
            <w:pPr>
              <w:rPr>
                <w:del w:id="998" w:author="Bush, Brian" w:date="2020-09-13T20:31:00Z"/>
                <w:rFonts w:asciiTheme="minorHAnsi" w:hAnsiTheme="minorHAnsi" w:cstheme="minorHAnsi"/>
                <w:sz w:val="18"/>
                <w:szCs w:val="18"/>
              </w:rPr>
            </w:pPr>
            <w:del w:id="999" w:author="Bush, Brian" w:date="2020-09-13T20:31:00Z">
              <w:r w:rsidRPr="00F6665B" w:rsidDel="00CE2A2B">
                <w:rPr>
                  <w:rFonts w:asciiTheme="minorHAnsi" w:hAnsiTheme="minorHAnsi" w:cstheme="minorHAnsi"/>
                  <w:sz w:val="18"/>
                  <w:szCs w:val="18"/>
                </w:rPr>
                <w:delText>2.0</w:delText>
              </w:r>
            </w:del>
          </w:p>
        </w:tc>
        <w:tc>
          <w:tcPr>
            <w:tcW w:w="0" w:type="auto"/>
          </w:tcPr>
          <w:p w14:paraId="20F66C8C" w14:textId="46F8D1FA" w:rsidR="00FC11F0" w:rsidRPr="00F6665B" w:rsidDel="00CE2A2B" w:rsidRDefault="00FC11F0" w:rsidP="00FC325A">
            <w:pPr>
              <w:rPr>
                <w:del w:id="1000" w:author="Bush, Brian" w:date="2020-09-13T20:31:00Z"/>
                <w:rFonts w:asciiTheme="minorHAnsi" w:hAnsiTheme="minorHAnsi" w:cstheme="minorHAnsi"/>
                <w:sz w:val="18"/>
                <w:szCs w:val="18"/>
              </w:rPr>
            </w:pPr>
            <w:del w:id="1001" w:author="Bush, Brian" w:date="2020-09-13T20:31:00Z">
              <w:r w:rsidRPr="00F6665B" w:rsidDel="00CE2A2B">
                <w:rPr>
                  <w:rFonts w:asciiTheme="minorHAnsi" w:hAnsiTheme="minorHAnsi" w:cstheme="minorHAnsi"/>
                  <w:sz w:val="18"/>
                  <w:szCs w:val="18"/>
                </w:rPr>
                <w:delText>15.285714</w:delText>
              </w:r>
            </w:del>
          </w:p>
        </w:tc>
        <w:tc>
          <w:tcPr>
            <w:tcW w:w="0" w:type="auto"/>
          </w:tcPr>
          <w:p w14:paraId="28AEF1FB" w14:textId="4EA5D1B0" w:rsidR="00FC11F0" w:rsidRPr="00F6665B" w:rsidDel="00CE2A2B" w:rsidRDefault="00FC11F0" w:rsidP="00FC325A">
            <w:pPr>
              <w:rPr>
                <w:del w:id="1002" w:author="Bush, Brian" w:date="2020-09-13T20:31:00Z"/>
                <w:rFonts w:asciiTheme="minorHAnsi" w:hAnsiTheme="minorHAnsi" w:cstheme="minorHAnsi"/>
                <w:sz w:val="18"/>
                <w:szCs w:val="18"/>
              </w:rPr>
            </w:pPr>
            <w:del w:id="1003" w:author="Bush, Brian" w:date="2020-09-13T20:31:00Z">
              <w:r w:rsidRPr="00F6665B" w:rsidDel="00CE2A2B">
                <w:rPr>
                  <w:rFonts w:asciiTheme="minorHAnsi" w:hAnsiTheme="minorHAnsi" w:cstheme="minorHAnsi"/>
                  <w:sz w:val="18"/>
                  <w:szCs w:val="18"/>
                </w:rPr>
                <w:delText>8.0</w:delText>
              </w:r>
            </w:del>
          </w:p>
        </w:tc>
      </w:tr>
      <w:tr w:rsidR="00FC11F0" w:rsidRPr="00F6665B" w:rsidDel="00CE2A2B" w14:paraId="16B5B30E" w14:textId="32C9A018" w:rsidTr="00FC325A">
        <w:trPr>
          <w:del w:id="1004" w:author="Bush, Brian" w:date="2020-09-13T20:31:00Z"/>
        </w:trPr>
        <w:tc>
          <w:tcPr>
            <w:tcW w:w="0" w:type="auto"/>
          </w:tcPr>
          <w:p w14:paraId="5E64393E" w14:textId="16BA1657" w:rsidR="00FC11F0" w:rsidRPr="00F6665B" w:rsidDel="00CE2A2B" w:rsidRDefault="00FC11F0" w:rsidP="00FC325A">
            <w:pPr>
              <w:rPr>
                <w:del w:id="1005" w:author="Bush, Brian" w:date="2020-09-13T20:31:00Z"/>
                <w:rFonts w:asciiTheme="minorHAnsi" w:hAnsiTheme="minorHAnsi" w:cstheme="minorHAnsi"/>
                <w:sz w:val="18"/>
                <w:szCs w:val="18"/>
              </w:rPr>
            </w:pPr>
            <w:del w:id="1006" w:author="Bush, Brian" w:date="2020-09-13T20:31:00Z">
              <w:r w:rsidRPr="00F6665B" w:rsidDel="00CE2A2B">
                <w:rPr>
                  <w:rFonts w:asciiTheme="minorHAnsi" w:hAnsiTheme="minorHAnsi" w:cstheme="minorHAnsi"/>
                  <w:sz w:val="18"/>
                  <w:szCs w:val="18"/>
                </w:rPr>
                <w:delText>commercial capital cost input</w:delText>
              </w:r>
            </w:del>
          </w:p>
        </w:tc>
        <w:tc>
          <w:tcPr>
            <w:tcW w:w="0" w:type="auto"/>
          </w:tcPr>
          <w:p w14:paraId="45F4F3F6" w14:textId="6DB6596C" w:rsidR="00FC11F0" w:rsidRPr="00F6665B" w:rsidDel="00CE2A2B" w:rsidRDefault="00FC11F0" w:rsidP="00FC325A">
            <w:pPr>
              <w:rPr>
                <w:del w:id="1007" w:author="Bush, Brian" w:date="2020-09-13T20:31:00Z"/>
                <w:rFonts w:asciiTheme="minorHAnsi" w:hAnsiTheme="minorHAnsi" w:cstheme="minorHAnsi"/>
                <w:sz w:val="18"/>
                <w:szCs w:val="18"/>
              </w:rPr>
            </w:pPr>
            <w:del w:id="1008" w:author="Bush, Brian" w:date="2020-09-13T20:31:00Z">
              <w:r w:rsidRPr="00F6665B" w:rsidDel="00CE2A2B">
                <w:rPr>
                  <w:rFonts w:asciiTheme="minorHAnsi" w:hAnsiTheme="minorHAnsi" w:cstheme="minorHAnsi"/>
                  <w:sz w:val="18"/>
                  <w:szCs w:val="18"/>
                </w:rPr>
                <w:delText>3.0</w:delText>
              </w:r>
            </w:del>
          </w:p>
        </w:tc>
        <w:tc>
          <w:tcPr>
            <w:tcW w:w="0" w:type="auto"/>
          </w:tcPr>
          <w:p w14:paraId="6140088B" w14:textId="72EEE150" w:rsidR="00FC11F0" w:rsidRPr="00F6665B" w:rsidDel="00CE2A2B" w:rsidRDefault="00FC11F0" w:rsidP="00FC325A">
            <w:pPr>
              <w:rPr>
                <w:del w:id="1009" w:author="Bush, Brian" w:date="2020-09-13T20:31:00Z"/>
                <w:rFonts w:asciiTheme="minorHAnsi" w:hAnsiTheme="minorHAnsi" w:cstheme="minorHAnsi"/>
                <w:sz w:val="18"/>
                <w:szCs w:val="18"/>
              </w:rPr>
            </w:pPr>
            <w:del w:id="1010" w:author="Bush, Brian" w:date="2020-09-13T20:31:00Z">
              <w:r w:rsidRPr="00F6665B" w:rsidDel="00CE2A2B">
                <w:rPr>
                  <w:rFonts w:asciiTheme="minorHAnsi" w:hAnsiTheme="minorHAnsi" w:cstheme="minorHAnsi"/>
                  <w:sz w:val="18"/>
                  <w:szCs w:val="18"/>
                </w:rPr>
                <w:delText>14.326531</w:delText>
              </w:r>
            </w:del>
          </w:p>
        </w:tc>
        <w:tc>
          <w:tcPr>
            <w:tcW w:w="0" w:type="auto"/>
          </w:tcPr>
          <w:p w14:paraId="7094B713" w14:textId="208CFE14" w:rsidR="00FC11F0" w:rsidRPr="00F6665B" w:rsidDel="00CE2A2B" w:rsidRDefault="00FC11F0" w:rsidP="00FC325A">
            <w:pPr>
              <w:rPr>
                <w:del w:id="1011" w:author="Bush, Brian" w:date="2020-09-13T20:31:00Z"/>
                <w:rFonts w:asciiTheme="minorHAnsi" w:hAnsiTheme="minorHAnsi" w:cstheme="minorHAnsi"/>
                <w:sz w:val="18"/>
                <w:szCs w:val="18"/>
              </w:rPr>
            </w:pPr>
            <w:del w:id="1012" w:author="Bush, Brian" w:date="2020-09-13T20:31:00Z">
              <w:r w:rsidRPr="00F6665B" w:rsidDel="00CE2A2B">
                <w:rPr>
                  <w:rFonts w:asciiTheme="minorHAnsi" w:hAnsiTheme="minorHAnsi" w:cstheme="minorHAnsi"/>
                  <w:sz w:val="18"/>
                  <w:szCs w:val="18"/>
                </w:rPr>
                <w:delText>8.5</w:delText>
              </w:r>
            </w:del>
          </w:p>
        </w:tc>
        <w:tc>
          <w:tcPr>
            <w:tcW w:w="0" w:type="auto"/>
          </w:tcPr>
          <w:p w14:paraId="14405A67" w14:textId="6CC47FB8" w:rsidR="00FC11F0" w:rsidRPr="00F6665B" w:rsidDel="00CE2A2B" w:rsidRDefault="00FC11F0" w:rsidP="00FC325A">
            <w:pPr>
              <w:rPr>
                <w:del w:id="1013" w:author="Bush, Brian" w:date="2020-09-13T20:31:00Z"/>
                <w:rFonts w:asciiTheme="minorHAnsi" w:hAnsiTheme="minorHAnsi" w:cstheme="minorHAnsi"/>
                <w:sz w:val="18"/>
                <w:szCs w:val="18"/>
              </w:rPr>
            </w:pPr>
            <w:del w:id="1014" w:author="Bush, Brian" w:date="2020-09-13T20:31:00Z">
              <w:r w:rsidRPr="00F6665B" w:rsidDel="00CE2A2B">
                <w:rPr>
                  <w:rFonts w:asciiTheme="minorHAnsi" w:hAnsiTheme="minorHAnsi" w:cstheme="minorHAnsi"/>
                  <w:sz w:val="18"/>
                  <w:szCs w:val="18"/>
                </w:rPr>
                <w:delText>3.0</w:delText>
              </w:r>
            </w:del>
          </w:p>
        </w:tc>
        <w:tc>
          <w:tcPr>
            <w:tcW w:w="0" w:type="auto"/>
          </w:tcPr>
          <w:p w14:paraId="03D8D6B2" w14:textId="79522D4C" w:rsidR="00FC11F0" w:rsidRPr="00F6665B" w:rsidDel="00CE2A2B" w:rsidRDefault="00FC11F0" w:rsidP="00FC325A">
            <w:pPr>
              <w:rPr>
                <w:del w:id="1015" w:author="Bush, Brian" w:date="2020-09-13T20:31:00Z"/>
                <w:rFonts w:asciiTheme="minorHAnsi" w:hAnsiTheme="minorHAnsi" w:cstheme="minorHAnsi"/>
                <w:sz w:val="18"/>
                <w:szCs w:val="18"/>
              </w:rPr>
            </w:pPr>
            <w:del w:id="1016" w:author="Bush, Brian" w:date="2020-09-13T20:31:00Z">
              <w:r w:rsidRPr="00F6665B" w:rsidDel="00CE2A2B">
                <w:rPr>
                  <w:rFonts w:asciiTheme="minorHAnsi" w:hAnsiTheme="minorHAnsi" w:cstheme="minorHAnsi"/>
                  <w:sz w:val="18"/>
                  <w:szCs w:val="18"/>
                </w:rPr>
                <w:delText>15.173469</w:delText>
              </w:r>
            </w:del>
          </w:p>
        </w:tc>
        <w:tc>
          <w:tcPr>
            <w:tcW w:w="0" w:type="auto"/>
          </w:tcPr>
          <w:p w14:paraId="30B123C3" w14:textId="131BF66E" w:rsidR="00FC11F0" w:rsidRPr="00F6665B" w:rsidDel="00CE2A2B" w:rsidRDefault="00FC11F0" w:rsidP="00FC325A">
            <w:pPr>
              <w:rPr>
                <w:del w:id="1017" w:author="Bush, Brian" w:date="2020-09-13T20:31:00Z"/>
                <w:rFonts w:asciiTheme="minorHAnsi" w:hAnsiTheme="minorHAnsi" w:cstheme="minorHAnsi"/>
                <w:sz w:val="18"/>
                <w:szCs w:val="18"/>
              </w:rPr>
            </w:pPr>
            <w:del w:id="1018" w:author="Bush, Brian" w:date="2020-09-13T20:31:00Z">
              <w:r w:rsidRPr="00F6665B" w:rsidDel="00CE2A2B">
                <w:rPr>
                  <w:rFonts w:asciiTheme="minorHAnsi" w:hAnsiTheme="minorHAnsi" w:cstheme="minorHAnsi"/>
                  <w:sz w:val="18"/>
                  <w:szCs w:val="18"/>
                </w:rPr>
                <w:delText>9.0</w:delText>
              </w:r>
            </w:del>
          </w:p>
        </w:tc>
      </w:tr>
      <w:tr w:rsidR="00FC11F0" w:rsidRPr="00F6665B" w:rsidDel="00CE2A2B" w14:paraId="0A7053EA" w14:textId="738DD171" w:rsidTr="00FC325A">
        <w:trPr>
          <w:del w:id="1019" w:author="Bush, Brian" w:date="2020-09-13T20:31:00Z"/>
        </w:trPr>
        <w:tc>
          <w:tcPr>
            <w:tcW w:w="0" w:type="auto"/>
          </w:tcPr>
          <w:p w14:paraId="53A2D0F0" w14:textId="7C8D4895" w:rsidR="00FC11F0" w:rsidRPr="00F6665B" w:rsidDel="00CE2A2B" w:rsidRDefault="00FC11F0" w:rsidP="00FC325A">
            <w:pPr>
              <w:rPr>
                <w:del w:id="1020" w:author="Bush, Brian" w:date="2020-09-13T20:31:00Z"/>
                <w:rFonts w:asciiTheme="minorHAnsi" w:hAnsiTheme="minorHAnsi" w:cstheme="minorHAnsi"/>
                <w:sz w:val="18"/>
                <w:szCs w:val="18"/>
              </w:rPr>
            </w:pPr>
            <w:del w:id="1021" w:author="Bush, Brian" w:date="2020-09-13T20:31:00Z">
              <w:r w:rsidRPr="00F6665B" w:rsidDel="00CE2A2B">
                <w:rPr>
                  <w:rFonts w:asciiTheme="minorHAnsi" w:hAnsiTheme="minorHAnsi" w:cstheme="minorHAnsi"/>
                  <w:sz w:val="18"/>
                  <w:szCs w:val="18"/>
                </w:rPr>
                <w:delText>piloting acceptable rate</w:delText>
              </w:r>
            </w:del>
          </w:p>
        </w:tc>
        <w:tc>
          <w:tcPr>
            <w:tcW w:w="0" w:type="auto"/>
          </w:tcPr>
          <w:p w14:paraId="28367183" w14:textId="074011D6" w:rsidR="00FC11F0" w:rsidRPr="00F6665B" w:rsidDel="00CE2A2B" w:rsidRDefault="00FC11F0" w:rsidP="00FC325A">
            <w:pPr>
              <w:rPr>
                <w:del w:id="1022" w:author="Bush, Brian" w:date="2020-09-13T20:31:00Z"/>
                <w:rFonts w:asciiTheme="minorHAnsi" w:hAnsiTheme="minorHAnsi" w:cstheme="minorHAnsi"/>
                <w:sz w:val="18"/>
                <w:szCs w:val="18"/>
              </w:rPr>
            </w:pPr>
            <w:del w:id="1023" w:author="Bush, Brian" w:date="2020-09-13T20:31:00Z">
              <w:r w:rsidRPr="00F6665B" w:rsidDel="00CE2A2B">
                <w:rPr>
                  <w:rFonts w:asciiTheme="minorHAnsi" w:hAnsiTheme="minorHAnsi" w:cstheme="minorHAnsi"/>
                  <w:sz w:val="18"/>
                  <w:szCs w:val="18"/>
                </w:rPr>
                <w:delText>2.0</w:delText>
              </w:r>
            </w:del>
          </w:p>
        </w:tc>
        <w:tc>
          <w:tcPr>
            <w:tcW w:w="0" w:type="auto"/>
          </w:tcPr>
          <w:p w14:paraId="4BAD7EC3" w14:textId="4BAAC8F0" w:rsidR="00FC11F0" w:rsidRPr="00F6665B" w:rsidDel="00CE2A2B" w:rsidRDefault="00FC11F0" w:rsidP="00FC325A">
            <w:pPr>
              <w:rPr>
                <w:del w:id="1024" w:author="Bush, Brian" w:date="2020-09-13T20:31:00Z"/>
                <w:rFonts w:asciiTheme="minorHAnsi" w:hAnsiTheme="minorHAnsi" w:cstheme="minorHAnsi"/>
                <w:sz w:val="18"/>
                <w:szCs w:val="18"/>
              </w:rPr>
            </w:pPr>
            <w:del w:id="1025" w:author="Bush, Brian" w:date="2020-09-13T20:31:00Z">
              <w:r w:rsidRPr="00F6665B" w:rsidDel="00CE2A2B">
                <w:rPr>
                  <w:rFonts w:asciiTheme="minorHAnsi" w:hAnsiTheme="minorHAnsi" w:cstheme="minorHAnsi"/>
                  <w:sz w:val="18"/>
                  <w:szCs w:val="18"/>
                </w:rPr>
                <w:delText>17.908163</w:delText>
              </w:r>
            </w:del>
          </w:p>
        </w:tc>
        <w:tc>
          <w:tcPr>
            <w:tcW w:w="0" w:type="auto"/>
          </w:tcPr>
          <w:p w14:paraId="59E4E651" w14:textId="73DC18B3" w:rsidR="00FC11F0" w:rsidRPr="00F6665B" w:rsidDel="00CE2A2B" w:rsidRDefault="00FC11F0" w:rsidP="00FC325A">
            <w:pPr>
              <w:rPr>
                <w:del w:id="1026" w:author="Bush, Brian" w:date="2020-09-13T20:31:00Z"/>
                <w:rFonts w:asciiTheme="minorHAnsi" w:hAnsiTheme="minorHAnsi" w:cstheme="minorHAnsi"/>
                <w:sz w:val="18"/>
                <w:szCs w:val="18"/>
              </w:rPr>
            </w:pPr>
            <w:del w:id="1027" w:author="Bush, Brian" w:date="2020-09-13T20:31:00Z">
              <w:r w:rsidRPr="00F6665B" w:rsidDel="00CE2A2B">
                <w:rPr>
                  <w:rFonts w:asciiTheme="minorHAnsi" w:hAnsiTheme="minorHAnsi" w:cstheme="minorHAnsi"/>
                  <w:sz w:val="18"/>
                  <w:szCs w:val="18"/>
                </w:rPr>
                <w:delText>9.0</w:delText>
              </w:r>
            </w:del>
          </w:p>
        </w:tc>
        <w:tc>
          <w:tcPr>
            <w:tcW w:w="0" w:type="auto"/>
          </w:tcPr>
          <w:p w14:paraId="3D648559" w14:textId="3F382A40" w:rsidR="00FC11F0" w:rsidRPr="00F6665B" w:rsidDel="00CE2A2B" w:rsidRDefault="00FC11F0" w:rsidP="00FC325A">
            <w:pPr>
              <w:rPr>
                <w:del w:id="1028" w:author="Bush, Brian" w:date="2020-09-13T20:31:00Z"/>
                <w:rFonts w:asciiTheme="minorHAnsi" w:hAnsiTheme="minorHAnsi" w:cstheme="minorHAnsi"/>
                <w:sz w:val="18"/>
                <w:szCs w:val="18"/>
              </w:rPr>
            </w:pPr>
            <w:del w:id="1029" w:author="Bush, Brian" w:date="2020-09-13T20:31:00Z">
              <w:r w:rsidRPr="00F6665B" w:rsidDel="00CE2A2B">
                <w:rPr>
                  <w:rFonts w:asciiTheme="minorHAnsi" w:hAnsiTheme="minorHAnsi" w:cstheme="minorHAnsi"/>
                  <w:sz w:val="18"/>
                  <w:szCs w:val="18"/>
                </w:rPr>
                <w:delText>1.0</w:delText>
              </w:r>
            </w:del>
          </w:p>
        </w:tc>
        <w:tc>
          <w:tcPr>
            <w:tcW w:w="0" w:type="auto"/>
          </w:tcPr>
          <w:p w14:paraId="545C6B97" w14:textId="36747266" w:rsidR="00FC11F0" w:rsidRPr="00F6665B" w:rsidDel="00CE2A2B" w:rsidRDefault="00FC11F0" w:rsidP="00FC325A">
            <w:pPr>
              <w:rPr>
                <w:del w:id="1030" w:author="Bush, Brian" w:date="2020-09-13T20:31:00Z"/>
                <w:rFonts w:asciiTheme="minorHAnsi" w:hAnsiTheme="minorHAnsi" w:cstheme="minorHAnsi"/>
                <w:sz w:val="18"/>
                <w:szCs w:val="18"/>
              </w:rPr>
            </w:pPr>
            <w:del w:id="1031" w:author="Bush, Brian" w:date="2020-09-13T20:31:00Z">
              <w:r w:rsidRPr="00F6665B" w:rsidDel="00CE2A2B">
                <w:rPr>
                  <w:rFonts w:asciiTheme="minorHAnsi" w:hAnsiTheme="minorHAnsi" w:cstheme="minorHAnsi"/>
                  <w:sz w:val="18"/>
                  <w:szCs w:val="18"/>
                </w:rPr>
                <w:delText>17.826531</w:delText>
              </w:r>
            </w:del>
          </w:p>
        </w:tc>
        <w:tc>
          <w:tcPr>
            <w:tcW w:w="0" w:type="auto"/>
          </w:tcPr>
          <w:p w14:paraId="78986BE6" w14:textId="69AED77D" w:rsidR="00FC11F0" w:rsidRPr="00F6665B" w:rsidDel="00CE2A2B" w:rsidRDefault="00FC11F0" w:rsidP="00FC325A">
            <w:pPr>
              <w:rPr>
                <w:del w:id="1032" w:author="Bush, Brian" w:date="2020-09-13T20:31:00Z"/>
                <w:rFonts w:asciiTheme="minorHAnsi" w:hAnsiTheme="minorHAnsi" w:cstheme="minorHAnsi"/>
                <w:sz w:val="18"/>
                <w:szCs w:val="18"/>
              </w:rPr>
            </w:pPr>
            <w:del w:id="1033" w:author="Bush, Brian" w:date="2020-09-13T20:31:00Z">
              <w:r w:rsidRPr="00F6665B" w:rsidDel="00CE2A2B">
                <w:rPr>
                  <w:rFonts w:asciiTheme="minorHAnsi" w:hAnsiTheme="minorHAnsi" w:cstheme="minorHAnsi"/>
                  <w:sz w:val="18"/>
                  <w:szCs w:val="18"/>
                </w:rPr>
                <w:delText>9.5</w:delText>
              </w:r>
            </w:del>
          </w:p>
        </w:tc>
      </w:tr>
      <w:tr w:rsidR="00FC11F0" w:rsidRPr="00F6665B" w:rsidDel="00CE2A2B" w14:paraId="1C9C950A" w14:textId="5C38C161" w:rsidTr="00FC325A">
        <w:trPr>
          <w:del w:id="1034" w:author="Bush, Brian" w:date="2020-09-13T20:31:00Z"/>
        </w:trPr>
        <w:tc>
          <w:tcPr>
            <w:tcW w:w="0" w:type="auto"/>
          </w:tcPr>
          <w:p w14:paraId="124FE724" w14:textId="3ECC6CC3" w:rsidR="00FC11F0" w:rsidRPr="00F6665B" w:rsidDel="00CE2A2B" w:rsidRDefault="00FC11F0" w:rsidP="00FC325A">
            <w:pPr>
              <w:rPr>
                <w:del w:id="1035" w:author="Bush, Brian" w:date="2020-09-13T20:31:00Z"/>
                <w:rFonts w:asciiTheme="minorHAnsi" w:hAnsiTheme="minorHAnsi" w:cstheme="minorHAnsi"/>
                <w:sz w:val="18"/>
                <w:szCs w:val="18"/>
              </w:rPr>
            </w:pPr>
            <w:del w:id="1036" w:author="Bush, Brian" w:date="2020-09-13T20:31:00Z">
              <w:r w:rsidRPr="00F6665B" w:rsidDel="00CE2A2B">
                <w:rPr>
                  <w:rFonts w:asciiTheme="minorHAnsi" w:hAnsiTheme="minorHAnsi" w:cstheme="minorHAnsi"/>
                  <w:sz w:val="18"/>
                  <w:szCs w:val="18"/>
                </w:rPr>
                <w:delText>management response time</w:delText>
              </w:r>
            </w:del>
          </w:p>
        </w:tc>
        <w:tc>
          <w:tcPr>
            <w:tcW w:w="0" w:type="auto"/>
          </w:tcPr>
          <w:p w14:paraId="1E630D39" w14:textId="07860D4F" w:rsidR="00FC11F0" w:rsidRPr="00F6665B" w:rsidDel="00CE2A2B" w:rsidRDefault="00FC11F0" w:rsidP="00FC325A">
            <w:pPr>
              <w:rPr>
                <w:del w:id="1037" w:author="Bush, Brian" w:date="2020-09-13T20:31:00Z"/>
                <w:rFonts w:asciiTheme="minorHAnsi" w:hAnsiTheme="minorHAnsi" w:cstheme="minorHAnsi"/>
                <w:sz w:val="18"/>
                <w:szCs w:val="18"/>
              </w:rPr>
            </w:pPr>
            <w:del w:id="1038" w:author="Bush, Brian" w:date="2020-09-13T20:31:00Z">
              <w:r w:rsidRPr="00F6665B" w:rsidDel="00CE2A2B">
                <w:rPr>
                  <w:rFonts w:asciiTheme="minorHAnsi" w:hAnsiTheme="minorHAnsi" w:cstheme="minorHAnsi"/>
                  <w:sz w:val="18"/>
                  <w:szCs w:val="18"/>
                </w:rPr>
                <w:delText>4.0</w:delText>
              </w:r>
            </w:del>
          </w:p>
        </w:tc>
        <w:tc>
          <w:tcPr>
            <w:tcW w:w="0" w:type="auto"/>
          </w:tcPr>
          <w:p w14:paraId="58FEFF93" w14:textId="28A69A4A" w:rsidR="00FC11F0" w:rsidRPr="00F6665B" w:rsidDel="00CE2A2B" w:rsidRDefault="00FC11F0" w:rsidP="00FC325A">
            <w:pPr>
              <w:rPr>
                <w:del w:id="1039" w:author="Bush, Brian" w:date="2020-09-13T20:31:00Z"/>
                <w:rFonts w:asciiTheme="minorHAnsi" w:hAnsiTheme="minorHAnsi" w:cstheme="minorHAnsi"/>
                <w:sz w:val="18"/>
                <w:szCs w:val="18"/>
              </w:rPr>
            </w:pPr>
            <w:del w:id="1040" w:author="Bush, Brian" w:date="2020-09-13T20:31:00Z">
              <w:r w:rsidRPr="00F6665B" w:rsidDel="00CE2A2B">
                <w:rPr>
                  <w:rFonts w:asciiTheme="minorHAnsi" w:hAnsiTheme="minorHAnsi" w:cstheme="minorHAnsi"/>
                  <w:sz w:val="18"/>
                  <w:szCs w:val="18"/>
                </w:rPr>
                <w:delText>18.091837</w:delText>
              </w:r>
            </w:del>
          </w:p>
        </w:tc>
        <w:tc>
          <w:tcPr>
            <w:tcW w:w="0" w:type="auto"/>
          </w:tcPr>
          <w:p w14:paraId="499F8943" w14:textId="50F30544" w:rsidR="00FC11F0" w:rsidRPr="00F6665B" w:rsidDel="00CE2A2B" w:rsidRDefault="00FC11F0" w:rsidP="00FC325A">
            <w:pPr>
              <w:rPr>
                <w:del w:id="1041" w:author="Bush, Brian" w:date="2020-09-13T20:31:00Z"/>
                <w:rFonts w:asciiTheme="minorHAnsi" w:hAnsiTheme="minorHAnsi" w:cstheme="minorHAnsi"/>
                <w:sz w:val="18"/>
                <w:szCs w:val="18"/>
              </w:rPr>
            </w:pPr>
            <w:del w:id="1042" w:author="Bush, Brian" w:date="2020-09-13T20:31:00Z">
              <w:r w:rsidRPr="00F6665B" w:rsidDel="00CE2A2B">
                <w:rPr>
                  <w:rFonts w:asciiTheme="minorHAnsi" w:hAnsiTheme="minorHAnsi" w:cstheme="minorHAnsi"/>
                  <w:sz w:val="18"/>
                  <w:szCs w:val="18"/>
                </w:rPr>
                <w:delText>11.0</w:delText>
              </w:r>
            </w:del>
          </w:p>
        </w:tc>
        <w:tc>
          <w:tcPr>
            <w:tcW w:w="0" w:type="auto"/>
          </w:tcPr>
          <w:p w14:paraId="0861A789" w14:textId="1445409C" w:rsidR="00FC11F0" w:rsidRPr="00F6665B" w:rsidDel="00CE2A2B" w:rsidRDefault="00FC11F0" w:rsidP="00FC325A">
            <w:pPr>
              <w:rPr>
                <w:del w:id="1043" w:author="Bush, Brian" w:date="2020-09-13T20:31:00Z"/>
                <w:rFonts w:asciiTheme="minorHAnsi" w:hAnsiTheme="minorHAnsi" w:cstheme="minorHAnsi"/>
                <w:sz w:val="18"/>
                <w:szCs w:val="18"/>
              </w:rPr>
            </w:pPr>
            <w:del w:id="1044" w:author="Bush, Brian" w:date="2020-09-13T20:31:00Z">
              <w:r w:rsidRPr="00F6665B" w:rsidDel="00CE2A2B">
                <w:rPr>
                  <w:rFonts w:asciiTheme="minorHAnsi" w:hAnsiTheme="minorHAnsi" w:cstheme="minorHAnsi"/>
                  <w:sz w:val="18"/>
                  <w:szCs w:val="18"/>
                </w:rPr>
                <w:delText>3.0</w:delText>
              </w:r>
            </w:del>
          </w:p>
        </w:tc>
        <w:tc>
          <w:tcPr>
            <w:tcW w:w="0" w:type="auto"/>
          </w:tcPr>
          <w:p w14:paraId="2564DE3B" w14:textId="1C3DED8F" w:rsidR="00FC11F0" w:rsidRPr="00F6665B" w:rsidDel="00CE2A2B" w:rsidRDefault="00FC11F0" w:rsidP="00FC325A">
            <w:pPr>
              <w:rPr>
                <w:del w:id="1045" w:author="Bush, Brian" w:date="2020-09-13T20:31:00Z"/>
                <w:rFonts w:asciiTheme="minorHAnsi" w:hAnsiTheme="minorHAnsi" w:cstheme="minorHAnsi"/>
                <w:sz w:val="18"/>
                <w:szCs w:val="18"/>
              </w:rPr>
            </w:pPr>
            <w:del w:id="1046" w:author="Bush, Brian" w:date="2020-09-13T20:31:00Z">
              <w:r w:rsidRPr="00F6665B" w:rsidDel="00CE2A2B">
                <w:rPr>
                  <w:rFonts w:asciiTheme="minorHAnsi" w:hAnsiTheme="minorHAnsi" w:cstheme="minorHAnsi"/>
                  <w:sz w:val="18"/>
                  <w:szCs w:val="18"/>
                </w:rPr>
                <w:delText>18.897959</w:delText>
              </w:r>
            </w:del>
          </w:p>
        </w:tc>
        <w:tc>
          <w:tcPr>
            <w:tcW w:w="0" w:type="auto"/>
          </w:tcPr>
          <w:p w14:paraId="29AE3E66" w14:textId="3F37D6D0" w:rsidR="00FC11F0" w:rsidRPr="00F6665B" w:rsidDel="00CE2A2B" w:rsidRDefault="00FC11F0" w:rsidP="00FC325A">
            <w:pPr>
              <w:rPr>
                <w:del w:id="1047" w:author="Bush, Brian" w:date="2020-09-13T20:31:00Z"/>
                <w:rFonts w:asciiTheme="minorHAnsi" w:hAnsiTheme="minorHAnsi" w:cstheme="minorHAnsi"/>
                <w:sz w:val="18"/>
                <w:szCs w:val="18"/>
              </w:rPr>
            </w:pPr>
            <w:del w:id="1048" w:author="Bush, Brian" w:date="2020-09-13T20:31:00Z">
              <w:r w:rsidRPr="00F6665B" w:rsidDel="00CE2A2B">
                <w:rPr>
                  <w:rFonts w:asciiTheme="minorHAnsi" w:hAnsiTheme="minorHAnsi" w:cstheme="minorHAnsi"/>
                  <w:sz w:val="18"/>
                  <w:szCs w:val="18"/>
                </w:rPr>
                <w:delText>10.0</w:delText>
              </w:r>
            </w:del>
          </w:p>
        </w:tc>
      </w:tr>
      <w:tr w:rsidR="00FC11F0" w:rsidRPr="00F6665B" w:rsidDel="00CE2A2B" w14:paraId="55855405" w14:textId="6C2203F5" w:rsidTr="00FC325A">
        <w:trPr>
          <w:del w:id="1049" w:author="Bush, Brian" w:date="2020-09-13T20:31:00Z"/>
        </w:trPr>
        <w:tc>
          <w:tcPr>
            <w:tcW w:w="0" w:type="auto"/>
          </w:tcPr>
          <w:p w14:paraId="3E0E6D23" w14:textId="5214D8B2" w:rsidR="00FC11F0" w:rsidRPr="00F6665B" w:rsidDel="00CE2A2B" w:rsidRDefault="00FC11F0" w:rsidP="00FC325A">
            <w:pPr>
              <w:rPr>
                <w:del w:id="1050" w:author="Bush, Brian" w:date="2020-09-13T20:31:00Z"/>
                <w:rFonts w:asciiTheme="minorHAnsi" w:hAnsiTheme="minorHAnsi" w:cstheme="minorHAnsi"/>
                <w:sz w:val="18"/>
                <w:szCs w:val="18"/>
              </w:rPr>
            </w:pPr>
            <w:del w:id="1051" w:author="Bush, Brian" w:date="2020-09-13T20:31:00Z">
              <w:r w:rsidRPr="00F6665B" w:rsidDel="00CE2A2B">
                <w:rPr>
                  <w:rFonts w:asciiTheme="minorHAnsi" w:hAnsiTheme="minorHAnsi" w:cstheme="minorHAnsi"/>
                  <w:sz w:val="18"/>
                  <w:szCs w:val="18"/>
                </w:rPr>
                <w:lastRenderedPageBreak/>
                <w:delText>commercial variable operating cost input</w:delText>
              </w:r>
            </w:del>
          </w:p>
        </w:tc>
        <w:tc>
          <w:tcPr>
            <w:tcW w:w="0" w:type="auto"/>
          </w:tcPr>
          <w:p w14:paraId="4A7D9CA6" w14:textId="56B38FD3" w:rsidR="00FC11F0" w:rsidRPr="00F6665B" w:rsidDel="00CE2A2B" w:rsidRDefault="00FC11F0" w:rsidP="00FC325A">
            <w:pPr>
              <w:rPr>
                <w:del w:id="1052" w:author="Bush, Brian" w:date="2020-09-13T20:31:00Z"/>
                <w:rFonts w:asciiTheme="minorHAnsi" w:hAnsiTheme="minorHAnsi" w:cstheme="minorHAnsi"/>
                <w:sz w:val="18"/>
                <w:szCs w:val="18"/>
              </w:rPr>
            </w:pPr>
            <w:del w:id="1053" w:author="Bush, Brian" w:date="2020-09-13T20:31:00Z">
              <w:r w:rsidRPr="00F6665B" w:rsidDel="00CE2A2B">
                <w:rPr>
                  <w:rFonts w:asciiTheme="minorHAnsi" w:hAnsiTheme="minorHAnsi" w:cstheme="minorHAnsi"/>
                  <w:sz w:val="18"/>
                  <w:szCs w:val="18"/>
                </w:rPr>
                <w:delText>1.0</w:delText>
              </w:r>
            </w:del>
          </w:p>
        </w:tc>
        <w:tc>
          <w:tcPr>
            <w:tcW w:w="0" w:type="auto"/>
          </w:tcPr>
          <w:p w14:paraId="4FEF6A57" w14:textId="69748922" w:rsidR="00FC11F0" w:rsidRPr="00F6665B" w:rsidDel="00CE2A2B" w:rsidRDefault="00FC11F0" w:rsidP="00FC325A">
            <w:pPr>
              <w:rPr>
                <w:del w:id="1054" w:author="Bush, Brian" w:date="2020-09-13T20:31:00Z"/>
                <w:rFonts w:asciiTheme="minorHAnsi" w:hAnsiTheme="minorHAnsi" w:cstheme="minorHAnsi"/>
                <w:sz w:val="18"/>
                <w:szCs w:val="18"/>
              </w:rPr>
            </w:pPr>
            <w:del w:id="1055" w:author="Bush, Brian" w:date="2020-09-13T20:31:00Z">
              <w:r w:rsidRPr="00F6665B" w:rsidDel="00CE2A2B">
                <w:rPr>
                  <w:rFonts w:asciiTheme="minorHAnsi" w:hAnsiTheme="minorHAnsi" w:cstheme="minorHAnsi"/>
                  <w:sz w:val="18"/>
                  <w:szCs w:val="18"/>
                </w:rPr>
                <w:delText>19.183673</w:delText>
              </w:r>
            </w:del>
          </w:p>
        </w:tc>
        <w:tc>
          <w:tcPr>
            <w:tcW w:w="0" w:type="auto"/>
          </w:tcPr>
          <w:p w14:paraId="2ECF63DF" w14:textId="289F53A9" w:rsidR="00FC11F0" w:rsidRPr="00F6665B" w:rsidDel="00CE2A2B" w:rsidRDefault="00FC11F0" w:rsidP="00FC325A">
            <w:pPr>
              <w:rPr>
                <w:del w:id="1056" w:author="Bush, Brian" w:date="2020-09-13T20:31:00Z"/>
                <w:rFonts w:asciiTheme="minorHAnsi" w:hAnsiTheme="minorHAnsi" w:cstheme="minorHAnsi"/>
                <w:sz w:val="18"/>
                <w:szCs w:val="18"/>
              </w:rPr>
            </w:pPr>
            <w:del w:id="1057" w:author="Bush, Brian" w:date="2020-09-13T20:31:00Z">
              <w:r w:rsidRPr="00F6665B" w:rsidDel="00CE2A2B">
                <w:rPr>
                  <w:rFonts w:asciiTheme="minorHAnsi" w:hAnsiTheme="minorHAnsi" w:cstheme="minorHAnsi"/>
                  <w:sz w:val="18"/>
                  <w:szCs w:val="18"/>
                </w:rPr>
                <w:delText>16.0</w:delText>
              </w:r>
            </w:del>
          </w:p>
        </w:tc>
        <w:tc>
          <w:tcPr>
            <w:tcW w:w="0" w:type="auto"/>
          </w:tcPr>
          <w:p w14:paraId="65373ACD" w14:textId="1523D1EB" w:rsidR="00FC11F0" w:rsidRPr="00F6665B" w:rsidDel="00CE2A2B" w:rsidRDefault="00FC11F0" w:rsidP="00FC325A">
            <w:pPr>
              <w:rPr>
                <w:del w:id="1058" w:author="Bush, Brian" w:date="2020-09-13T20:31:00Z"/>
                <w:rFonts w:asciiTheme="minorHAnsi" w:hAnsiTheme="minorHAnsi" w:cstheme="minorHAnsi"/>
                <w:sz w:val="18"/>
                <w:szCs w:val="18"/>
              </w:rPr>
            </w:pPr>
            <w:del w:id="1059" w:author="Bush, Brian" w:date="2020-09-13T20:31:00Z">
              <w:r w:rsidRPr="00F6665B" w:rsidDel="00CE2A2B">
                <w:rPr>
                  <w:rFonts w:asciiTheme="minorHAnsi" w:hAnsiTheme="minorHAnsi" w:cstheme="minorHAnsi"/>
                  <w:sz w:val="18"/>
                  <w:szCs w:val="18"/>
                </w:rPr>
                <w:delText>1.0</w:delText>
              </w:r>
            </w:del>
          </w:p>
        </w:tc>
        <w:tc>
          <w:tcPr>
            <w:tcW w:w="0" w:type="auto"/>
          </w:tcPr>
          <w:p w14:paraId="12D7ADAE" w14:textId="15C28335" w:rsidR="00FC11F0" w:rsidRPr="00F6665B" w:rsidDel="00CE2A2B" w:rsidRDefault="00FC11F0" w:rsidP="00FC325A">
            <w:pPr>
              <w:rPr>
                <w:del w:id="1060" w:author="Bush, Brian" w:date="2020-09-13T20:31:00Z"/>
                <w:rFonts w:asciiTheme="minorHAnsi" w:hAnsiTheme="minorHAnsi" w:cstheme="minorHAnsi"/>
                <w:sz w:val="18"/>
                <w:szCs w:val="18"/>
              </w:rPr>
            </w:pPr>
            <w:del w:id="1061" w:author="Bush, Brian" w:date="2020-09-13T20:31:00Z">
              <w:r w:rsidRPr="00F6665B" w:rsidDel="00CE2A2B">
                <w:rPr>
                  <w:rFonts w:asciiTheme="minorHAnsi" w:hAnsiTheme="minorHAnsi" w:cstheme="minorHAnsi"/>
                  <w:sz w:val="18"/>
                  <w:szCs w:val="18"/>
                </w:rPr>
                <w:delText>20.000000</w:delText>
              </w:r>
            </w:del>
          </w:p>
        </w:tc>
        <w:tc>
          <w:tcPr>
            <w:tcW w:w="0" w:type="auto"/>
          </w:tcPr>
          <w:p w14:paraId="772EB291" w14:textId="727E236D" w:rsidR="00FC11F0" w:rsidRPr="00F6665B" w:rsidDel="00CE2A2B" w:rsidRDefault="00FC11F0" w:rsidP="00FC325A">
            <w:pPr>
              <w:rPr>
                <w:del w:id="1062" w:author="Bush, Brian" w:date="2020-09-13T20:31:00Z"/>
                <w:rFonts w:asciiTheme="minorHAnsi" w:hAnsiTheme="minorHAnsi" w:cstheme="minorHAnsi"/>
                <w:sz w:val="18"/>
                <w:szCs w:val="18"/>
              </w:rPr>
            </w:pPr>
            <w:del w:id="1063" w:author="Bush, Brian" w:date="2020-09-13T20:31:00Z">
              <w:r w:rsidRPr="00F6665B" w:rsidDel="00CE2A2B">
                <w:rPr>
                  <w:rFonts w:asciiTheme="minorHAnsi" w:hAnsiTheme="minorHAnsi" w:cstheme="minorHAnsi"/>
                  <w:sz w:val="18"/>
                  <w:szCs w:val="18"/>
                </w:rPr>
                <w:delText>17.0</w:delText>
              </w:r>
            </w:del>
          </w:p>
        </w:tc>
      </w:tr>
      <w:tr w:rsidR="00FC11F0" w:rsidRPr="00F6665B" w:rsidDel="00CE2A2B" w14:paraId="40D53ED6" w14:textId="2726760A" w:rsidTr="00FC325A">
        <w:trPr>
          <w:del w:id="1064" w:author="Bush, Brian" w:date="2020-09-13T20:31:00Z"/>
        </w:trPr>
        <w:tc>
          <w:tcPr>
            <w:tcW w:w="0" w:type="auto"/>
          </w:tcPr>
          <w:p w14:paraId="76F51AA8" w14:textId="198503AE" w:rsidR="00FC11F0" w:rsidRPr="00F6665B" w:rsidDel="00CE2A2B" w:rsidRDefault="00FC11F0" w:rsidP="00FC325A">
            <w:pPr>
              <w:rPr>
                <w:del w:id="1065" w:author="Bush, Brian" w:date="2020-09-13T20:31:00Z"/>
                <w:rFonts w:asciiTheme="minorHAnsi" w:hAnsiTheme="minorHAnsi" w:cstheme="minorHAnsi"/>
                <w:sz w:val="18"/>
                <w:szCs w:val="18"/>
              </w:rPr>
            </w:pPr>
            <w:del w:id="1066" w:author="Bush, Brian" w:date="2020-09-13T20:31:00Z">
              <w:r w:rsidRPr="00F6665B" w:rsidDel="00CE2A2B">
                <w:rPr>
                  <w:rFonts w:asciiTheme="minorHAnsi" w:hAnsiTheme="minorHAnsi" w:cstheme="minorHAnsi"/>
                  <w:sz w:val="18"/>
                  <w:szCs w:val="18"/>
                </w:rPr>
                <w:delText>payback period multiplier</w:delText>
              </w:r>
            </w:del>
          </w:p>
        </w:tc>
        <w:tc>
          <w:tcPr>
            <w:tcW w:w="0" w:type="auto"/>
          </w:tcPr>
          <w:p w14:paraId="340C8CE1" w14:textId="36D9917C" w:rsidR="00FC11F0" w:rsidRPr="00F6665B" w:rsidDel="00CE2A2B" w:rsidRDefault="00FC11F0" w:rsidP="00FC325A">
            <w:pPr>
              <w:rPr>
                <w:del w:id="1067" w:author="Bush, Brian" w:date="2020-09-13T20:31:00Z"/>
                <w:rFonts w:asciiTheme="minorHAnsi" w:hAnsiTheme="minorHAnsi" w:cstheme="minorHAnsi"/>
                <w:sz w:val="18"/>
                <w:szCs w:val="18"/>
              </w:rPr>
            </w:pPr>
            <w:del w:id="1068" w:author="Bush, Brian" w:date="2020-09-13T20:31:00Z">
              <w:r w:rsidRPr="00F6665B" w:rsidDel="00CE2A2B">
                <w:rPr>
                  <w:rFonts w:asciiTheme="minorHAnsi" w:hAnsiTheme="minorHAnsi" w:cstheme="minorHAnsi"/>
                  <w:sz w:val="18"/>
                  <w:szCs w:val="18"/>
                </w:rPr>
                <w:delText>2.0</w:delText>
              </w:r>
            </w:del>
          </w:p>
        </w:tc>
        <w:tc>
          <w:tcPr>
            <w:tcW w:w="0" w:type="auto"/>
          </w:tcPr>
          <w:p w14:paraId="6085524D" w14:textId="2710A2BA" w:rsidR="00FC11F0" w:rsidRPr="00F6665B" w:rsidDel="00CE2A2B" w:rsidRDefault="00FC11F0" w:rsidP="00FC325A">
            <w:pPr>
              <w:rPr>
                <w:del w:id="1069" w:author="Bush, Brian" w:date="2020-09-13T20:31:00Z"/>
                <w:rFonts w:asciiTheme="minorHAnsi" w:hAnsiTheme="minorHAnsi" w:cstheme="minorHAnsi"/>
                <w:sz w:val="18"/>
                <w:szCs w:val="18"/>
              </w:rPr>
            </w:pPr>
            <w:del w:id="1070" w:author="Bush, Brian" w:date="2020-09-13T20:31:00Z">
              <w:r w:rsidRPr="00F6665B" w:rsidDel="00CE2A2B">
                <w:rPr>
                  <w:rFonts w:asciiTheme="minorHAnsi" w:hAnsiTheme="minorHAnsi" w:cstheme="minorHAnsi"/>
                  <w:sz w:val="18"/>
                  <w:szCs w:val="18"/>
                </w:rPr>
                <w:delText>22.020408</w:delText>
              </w:r>
            </w:del>
          </w:p>
        </w:tc>
        <w:tc>
          <w:tcPr>
            <w:tcW w:w="0" w:type="auto"/>
          </w:tcPr>
          <w:p w14:paraId="75B34782" w14:textId="551B3F6C" w:rsidR="00FC11F0" w:rsidRPr="00F6665B" w:rsidDel="00CE2A2B" w:rsidRDefault="00FC11F0" w:rsidP="00FC325A">
            <w:pPr>
              <w:rPr>
                <w:del w:id="1071" w:author="Bush, Brian" w:date="2020-09-13T20:31:00Z"/>
                <w:rFonts w:asciiTheme="minorHAnsi" w:hAnsiTheme="minorHAnsi" w:cstheme="minorHAnsi"/>
                <w:sz w:val="18"/>
                <w:szCs w:val="18"/>
              </w:rPr>
            </w:pPr>
            <w:del w:id="1072" w:author="Bush, Brian" w:date="2020-09-13T20:31:00Z">
              <w:r w:rsidRPr="00F6665B" w:rsidDel="00CE2A2B">
                <w:rPr>
                  <w:rFonts w:asciiTheme="minorHAnsi" w:hAnsiTheme="minorHAnsi" w:cstheme="minorHAnsi"/>
                  <w:sz w:val="18"/>
                  <w:szCs w:val="18"/>
                </w:rPr>
                <w:delText>16.0</w:delText>
              </w:r>
            </w:del>
          </w:p>
        </w:tc>
        <w:tc>
          <w:tcPr>
            <w:tcW w:w="0" w:type="auto"/>
          </w:tcPr>
          <w:p w14:paraId="79CB49DF" w14:textId="33AE7406" w:rsidR="00FC11F0" w:rsidRPr="00F6665B" w:rsidDel="00CE2A2B" w:rsidRDefault="00FC11F0" w:rsidP="00FC325A">
            <w:pPr>
              <w:rPr>
                <w:del w:id="1073" w:author="Bush, Brian" w:date="2020-09-13T20:31:00Z"/>
                <w:rFonts w:asciiTheme="minorHAnsi" w:hAnsiTheme="minorHAnsi" w:cstheme="minorHAnsi"/>
                <w:sz w:val="18"/>
                <w:szCs w:val="18"/>
              </w:rPr>
            </w:pPr>
            <w:del w:id="1074" w:author="Bush, Brian" w:date="2020-09-13T20:31:00Z">
              <w:r w:rsidRPr="00F6665B" w:rsidDel="00CE2A2B">
                <w:rPr>
                  <w:rFonts w:asciiTheme="minorHAnsi" w:hAnsiTheme="minorHAnsi" w:cstheme="minorHAnsi"/>
                  <w:sz w:val="18"/>
                  <w:szCs w:val="18"/>
                </w:rPr>
                <w:delText>2.0</w:delText>
              </w:r>
            </w:del>
          </w:p>
        </w:tc>
        <w:tc>
          <w:tcPr>
            <w:tcW w:w="0" w:type="auto"/>
          </w:tcPr>
          <w:p w14:paraId="06DDF5C3" w14:textId="66151AE2" w:rsidR="00FC11F0" w:rsidRPr="00F6665B" w:rsidDel="00CE2A2B" w:rsidRDefault="00FC11F0" w:rsidP="00FC325A">
            <w:pPr>
              <w:rPr>
                <w:del w:id="1075" w:author="Bush, Brian" w:date="2020-09-13T20:31:00Z"/>
                <w:rFonts w:asciiTheme="minorHAnsi" w:hAnsiTheme="minorHAnsi" w:cstheme="minorHAnsi"/>
                <w:sz w:val="18"/>
                <w:szCs w:val="18"/>
              </w:rPr>
            </w:pPr>
            <w:del w:id="1076" w:author="Bush, Brian" w:date="2020-09-13T20:31:00Z">
              <w:r w:rsidRPr="00F6665B" w:rsidDel="00CE2A2B">
                <w:rPr>
                  <w:rFonts w:asciiTheme="minorHAnsi" w:hAnsiTheme="minorHAnsi" w:cstheme="minorHAnsi"/>
                  <w:sz w:val="18"/>
                  <w:szCs w:val="18"/>
                </w:rPr>
                <w:delText>21.285714</w:delText>
              </w:r>
            </w:del>
          </w:p>
        </w:tc>
        <w:tc>
          <w:tcPr>
            <w:tcW w:w="0" w:type="auto"/>
          </w:tcPr>
          <w:p w14:paraId="0C29F629" w14:textId="0C1F4854" w:rsidR="00FC11F0" w:rsidRPr="00F6665B" w:rsidDel="00CE2A2B" w:rsidRDefault="00FC11F0" w:rsidP="00FC325A">
            <w:pPr>
              <w:rPr>
                <w:del w:id="1077" w:author="Bush, Brian" w:date="2020-09-13T20:31:00Z"/>
                <w:rFonts w:asciiTheme="minorHAnsi" w:hAnsiTheme="minorHAnsi" w:cstheme="minorHAnsi"/>
                <w:sz w:val="18"/>
                <w:szCs w:val="18"/>
              </w:rPr>
            </w:pPr>
            <w:del w:id="1078" w:author="Bush, Brian" w:date="2020-09-13T20:31:00Z">
              <w:r w:rsidRPr="00F6665B" w:rsidDel="00CE2A2B">
                <w:rPr>
                  <w:rFonts w:asciiTheme="minorHAnsi" w:hAnsiTheme="minorHAnsi" w:cstheme="minorHAnsi"/>
                  <w:sz w:val="18"/>
                  <w:szCs w:val="18"/>
                </w:rPr>
                <w:delText>15.0</w:delText>
              </w:r>
            </w:del>
          </w:p>
        </w:tc>
      </w:tr>
      <w:tr w:rsidR="00FC11F0" w:rsidRPr="00F6665B" w:rsidDel="00CE2A2B" w14:paraId="43104D11" w14:textId="04601D85" w:rsidTr="00FC325A">
        <w:trPr>
          <w:del w:id="1079" w:author="Bush, Brian" w:date="2020-09-13T20:31:00Z"/>
        </w:trPr>
        <w:tc>
          <w:tcPr>
            <w:tcW w:w="0" w:type="auto"/>
          </w:tcPr>
          <w:p w14:paraId="4FD87D92" w14:textId="3A88E966" w:rsidR="00FC11F0" w:rsidRPr="00F6665B" w:rsidDel="00CE2A2B" w:rsidRDefault="00FC11F0" w:rsidP="00FC325A">
            <w:pPr>
              <w:rPr>
                <w:del w:id="1080" w:author="Bush, Brian" w:date="2020-09-13T20:31:00Z"/>
                <w:rFonts w:asciiTheme="minorHAnsi" w:hAnsiTheme="minorHAnsi" w:cstheme="minorHAnsi"/>
                <w:sz w:val="18"/>
                <w:szCs w:val="18"/>
              </w:rPr>
            </w:pPr>
            <w:del w:id="1081" w:author="Bush, Brian" w:date="2020-09-13T20:31:00Z">
              <w:r w:rsidRPr="00F6665B" w:rsidDel="00CE2A2B">
                <w:rPr>
                  <w:rFonts w:asciiTheme="minorHAnsi" w:hAnsiTheme="minorHAnsi" w:cstheme="minorHAnsi"/>
                  <w:sz w:val="18"/>
                  <w:szCs w:val="18"/>
                </w:rPr>
                <w:delText>minimum runway</w:delText>
              </w:r>
            </w:del>
          </w:p>
        </w:tc>
        <w:tc>
          <w:tcPr>
            <w:tcW w:w="0" w:type="auto"/>
          </w:tcPr>
          <w:p w14:paraId="3F561E1C" w14:textId="0341FEFF" w:rsidR="00FC11F0" w:rsidRPr="00F6665B" w:rsidDel="00CE2A2B" w:rsidRDefault="00FC11F0" w:rsidP="00FC325A">
            <w:pPr>
              <w:rPr>
                <w:del w:id="1082" w:author="Bush, Brian" w:date="2020-09-13T20:31:00Z"/>
                <w:rFonts w:asciiTheme="minorHAnsi" w:hAnsiTheme="minorHAnsi" w:cstheme="minorHAnsi"/>
                <w:sz w:val="18"/>
                <w:szCs w:val="18"/>
              </w:rPr>
            </w:pPr>
            <w:del w:id="1083" w:author="Bush, Brian" w:date="2020-09-13T20:31:00Z">
              <w:r w:rsidRPr="00F6665B" w:rsidDel="00CE2A2B">
                <w:rPr>
                  <w:rFonts w:asciiTheme="minorHAnsi" w:hAnsiTheme="minorHAnsi" w:cstheme="minorHAnsi"/>
                  <w:sz w:val="18"/>
                  <w:szCs w:val="18"/>
                </w:rPr>
                <w:delText>4.5</w:delText>
              </w:r>
            </w:del>
          </w:p>
        </w:tc>
        <w:tc>
          <w:tcPr>
            <w:tcW w:w="0" w:type="auto"/>
          </w:tcPr>
          <w:p w14:paraId="65CDEA5E" w14:textId="52891264" w:rsidR="00FC11F0" w:rsidRPr="00F6665B" w:rsidDel="00CE2A2B" w:rsidRDefault="00FC11F0" w:rsidP="00FC325A">
            <w:pPr>
              <w:rPr>
                <w:del w:id="1084" w:author="Bush, Brian" w:date="2020-09-13T20:31:00Z"/>
                <w:rFonts w:asciiTheme="minorHAnsi" w:hAnsiTheme="minorHAnsi" w:cstheme="minorHAnsi"/>
                <w:sz w:val="18"/>
                <w:szCs w:val="18"/>
              </w:rPr>
            </w:pPr>
            <w:del w:id="1085" w:author="Bush, Brian" w:date="2020-09-13T20:31:00Z">
              <w:r w:rsidRPr="00F6665B" w:rsidDel="00CE2A2B">
                <w:rPr>
                  <w:rFonts w:asciiTheme="minorHAnsi" w:hAnsiTheme="minorHAnsi" w:cstheme="minorHAnsi"/>
                  <w:sz w:val="18"/>
                  <w:szCs w:val="18"/>
                </w:rPr>
                <w:delText>22.683673</w:delText>
              </w:r>
            </w:del>
          </w:p>
        </w:tc>
        <w:tc>
          <w:tcPr>
            <w:tcW w:w="0" w:type="auto"/>
          </w:tcPr>
          <w:p w14:paraId="27A4FBF4" w14:textId="07BFB68D" w:rsidR="00FC11F0" w:rsidRPr="00F6665B" w:rsidDel="00CE2A2B" w:rsidRDefault="00FC11F0" w:rsidP="00FC325A">
            <w:pPr>
              <w:rPr>
                <w:del w:id="1086" w:author="Bush, Brian" w:date="2020-09-13T20:31:00Z"/>
                <w:rFonts w:asciiTheme="minorHAnsi" w:hAnsiTheme="minorHAnsi" w:cstheme="minorHAnsi"/>
                <w:sz w:val="18"/>
                <w:szCs w:val="18"/>
              </w:rPr>
            </w:pPr>
            <w:del w:id="1087" w:author="Bush, Brian" w:date="2020-09-13T20:31:00Z">
              <w:r w:rsidRPr="00F6665B" w:rsidDel="00CE2A2B">
                <w:rPr>
                  <w:rFonts w:asciiTheme="minorHAnsi" w:hAnsiTheme="minorHAnsi" w:cstheme="minorHAnsi"/>
                  <w:sz w:val="18"/>
                  <w:szCs w:val="18"/>
                </w:rPr>
                <w:delText>17.5</w:delText>
              </w:r>
            </w:del>
          </w:p>
        </w:tc>
        <w:tc>
          <w:tcPr>
            <w:tcW w:w="0" w:type="auto"/>
          </w:tcPr>
          <w:p w14:paraId="7F629761" w14:textId="63C51A98" w:rsidR="00FC11F0" w:rsidRPr="00F6665B" w:rsidDel="00CE2A2B" w:rsidRDefault="00FC11F0" w:rsidP="00FC325A">
            <w:pPr>
              <w:rPr>
                <w:del w:id="1088" w:author="Bush, Brian" w:date="2020-09-13T20:31:00Z"/>
                <w:rFonts w:asciiTheme="minorHAnsi" w:hAnsiTheme="minorHAnsi" w:cstheme="minorHAnsi"/>
                <w:sz w:val="18"/>
                <w:szCs w:val="18"/>
              </w:rPr>
            </w:pPr>
            <w:del w:id="1089" w:author="Bush, Brian" w:date="2020-09-13T20:31:00Z">
              <w:r w:rsidRPr="00F6665B" w:rsidDel="00CE2A2B">
                <w:rPr>
                  <w:rFonts w:asciiTheme="minorHAnsi" w:hAnsiTheme="minorHAnsi" w:cstheme="minorHAnsi"/>
                  <w:sz w:val="18"/>
                  <w:szCs w:val="18"/>
                </w:rPr>
                <w:delText>4.5</w:delText>
              </w:r>
            </w:del>
          </w:p>
        </w:tc>
        <w:tc>
          <w:tcPr>
            <w:tcW w:w="0" w:type="auto"/>
          </w:tcPr>
          <w:p w14:paraId="045658FB" w14:textId="05DBFE72" w:rsidR="00FC11F0" w:rsidRPr="00F6665B" w:rsidDel="00CE2A2B" w:rsidRDefault="00FC11F0" w:rsidP="00FC325A">
            <w:pPr>
              <w:rPr>
                <w:del w:id="1090" w:author="Bush, Brian" w:date="2020-09-13T20:31:00Z"/>
                <w:rFonts w:asciiTheme="minorHAnsi" w:hAnsiTheme="minorHAnsi" w:cstheme="minorHAnsi"/>
                <w:sz w:val="18"/>
                <w:szCs w:val="18"/>
              </w:rPr>
            </w:pPr>
            <w:del w:id="1091" w:author="Bush, Brian" w:date="2020-09-13T20:31:00Z">
              <w:r w:rsidRPr="00F6665B" w:rsidDel="00CE2A2B">
                <w:rPr>
                  <w:rFonts w:asciiTheme="minorHAnsi" w:hAnsiTheme="minorHAnsi" w:cstheme="minorHAnsi"/>
                  <w:sz w:val="18"/>
                  <w:szCs w:val="18"/>
                </w:rPr>
                <w:delText>22.785714</w:delText>
              </w:r>
            </w:del>
          </w:p>
        </w:tc>
        <w:tc>
          <w:tcPr>
            <w:tcW w:w="0" w:type="auto"/>
          </w:tcPr>
          <w:p w14:paraId="7FA048A8" w14:textId="67640D53" w:rsidR="00FC11F0" w:rsidRPr="00F6665B" w:rsidDel="00CE2A2B" w:rsidRDefault="00FC11F0" w:rsidP="00FC325A">
            <w:pPr>
              <w:rPr>
                <w:del w:id="1092" w:author="Bush, Brian" w:date="2020-09-13T20:31:00Z"/>
                <w:rFonts w:asciiTheme="minorHAnsi" w:hAnsiTheme="minorHAnsi" w:cstheme="minorHAnsi"/>
                <w:sz w:val="18"/>
                <w:szCs w:val="18"/>
              </w:rPr>
            </w:pPr>
            <w:del w:id="1093" w:author="Bush, Brian" w:date="2020-09-13T20:31:00Z">
              <w:r w:rsidRPr="00F6665B" w:rsidDel="00CE2A2B">
                <w:rPr>
                  <w:rFonts w:asciiTheme="minorHAnsi" w:hAnsiTheme="minorHAnsi" w:cstheme="minorHAnsi"/>
                  <w:sz w:val="18"/>
                  <w:szCs w:val="18"/>
                </w:rPr>
                <w:delText>17.0</w:delText>
              </w:r>
            </w:del>
          </w:p>
        </w:tc>
      </w:tr>
      <w:tr w:rsidR="00FC11F0" w:rsidRPr="00F6665B" w:rsidDel="00CE2A2B" w14:paraId="7FA8810A" w14:textId="340262D6" w:rsidTr="00FC325A">
        <w:trPr>
          <w:del w:id="1094" w:author="Bush, Brian" w:date="2020-09-13T20:31:00Z"/>
        </w:trPr>
        <w:tc>
          <w:tcPr>
            <w:tcW w:w="0" w:type="auto"/>
          </w:tcPr>
          <w:p w14:paraId="63695EB7" w14:textId="564CD999" w:rsidR="00FC11F0" w:rsidRPr="00F6665B" w:rsidDel="00CE2A2B" w:rsidRDefault="00FC11F0" w:rsidP="00FC325A">
            <w:pPr>
              <w:rPr>
                <w:del w:id="1095" w:author="Bush, Brian" w:date="2020-09-13T20:31:00Z"/>
                <w:rFonts w:asciiTheme="minorHAnsi" w:hAnsiTheme="minorHAnsi" w:cstheme="minorHAnsi"/>
                <w:sz w:val="18"/>
                <w:szCs w:val="18"/>
              </w:rPr>
            </w:pPr>
            <w:del w:id="1096" w:author="Bush, Brian" w:date="2020-09-13T20:31:00Z">
              <w:r w:rsidRPr="00F6665B" w:rsidDel="00CE2A2B">
                <w:rPr>
                  <w:rFonts w:asciiTheme="minorHAnsi" w:hAnsiTheme="minorHAnsi" w:cstheme="minorHAnsi"/>
                  <w:sz w:val="18"/>
                  <w:szCs w:val="18"/>
                </w:rPr>
                <w:delText>pilot and demo response time</w:delText>
              </w:r>
            </w:del>
          </w:p>
        </w:tc>
        <w:tc>
          <w:tcPr>
            <w:tcW w:w="0" w:type="auto"/>
          </w:tcPr>
          <w:p w14:paraId="5C636EA4" w14:textId="2D17A290" w:rsidR="00FC11F0" w:rsidRPr="00F6665B" w:rsidDel="00CE2A2B" w:rsidRDefault="00FC11F0" w:rsidP="00FC325A">
            <w:pPr>
              <w:rPr>
                <w:del w:id="1097" w:author="Bush, Brian" w:date="2020-09-13T20:31:00Z"/>
                <w:rFonts w:asciiTheme="minorHAnsi" w:hAnsiTheme="minorHAnsi" w:cstheme="minorHAnsi"/>
                <w:sz w:val="18"/>
                <w:szCs w:val="18"/>
              </w:rPr>
            </w:pPr>
            <w:del w:id="1098" w:author="Bush, Brian" w:date="2020-09-13T20:31:00Z">
              <w:r w:rsidRPr="00F6665B" w:rsidDel="00CE2A2B">
                <w:rPr>
                  <w:rFonts w:asciiTheme="minorHAnsi" w:hAnsiTheme="minorHAnsi" w:cstheme="minorHAnsi"/>
                  <w:sz w:val="18"/>
                  <w:szCs w:val="18"/>
                </w:rPr>
                <w:delText>4.5</w:delText>
              </w:r>
            </w:del>
          </w:p>
        </w:tc>
        <w:tc>
          <w:tcPr>
            <w:tcW w:w="0" w:type="auto"/>
          </w:tcPr>
          <w:p w14:paraId="6D987373" w14:textId="4795B9EE" w:rsidR="00FC11F0" w:rsidRPr="00F6665B" w:rsidDel="00CE2A2B" w:rsidRDefault="00FC11F0" w:rsidP="00FC325A">
            <w:pPr>
              <w:rPr>
                <w:del w:id="1099" w:author="Bush, Brian" w:date="2020-09-13T20:31:00Z"/>
                <w:rFonts w:asciiTheme="minorHAnsi" w:hAnsiTheme="minorHAnsi" w:cstheme="minorHAnsi"/>
                <w:sz w:val="18"/>
                <w:szCs w:val="18"/>
              </w:rPr>
            </w:pPr>
            <w:del w:id="1100" w:author="Bush, Brian" w:date="2020-09-13T20:31:00Z">
              <w:r w:rsidRPr="00F6665B" w:rsidDel="00CE2A2B">
                <w:rPr>
                  <w:rFonts w:asciiTheme="minorHAnsi" w:hAnsiTheme="minorHAnsi" w:cstheme="minorHAnsi"/>
                  <w:sz w:val="18"/>
                  <w:szCs w:val="18"/>
                </w:rPr>
                <w:delText>23.581633</w:delText>
              </w:r>
            </w:del>
          </w:p>
        </w:tc>
        <w:tc>
          <w:tcPr>
            <w:tcW w:w="0" w:type="auto"/>
          </w:tcPr>
          <w:p w14:paraId="0C91F5DF" w14:textId="761CFD80" w:rsidR="00FC11F0" w:rsidRPr="00F6665B" w:rsidDel="00CE2A2B" w:rsidRDefault="00FC11F0" w:rsidP="00FC325A">
            <w:pPr>
              <w:rPr>
                <w:del w:id="1101" w:author="Bush, Brian" w:date="2020-09-13T20:31:00Z"/>
                <w:rFonts w:asciiTheme="minorHAnsi" w:hAnsiTheme="minorHAnsi" w:cstheme="minorHAnsi"/>
                <w:sz w:val="18"/>
                <w:szCs w:val="18"/>
              </w:rPr>
            </w:pPr>
            <w:del w:id="1102" w:author="Bush, Brian" w:date="2020-09-13T20:31:00Z">
              <w:r w:rsidRPr="00F6665B" w:rsidDel="00CE2A2B">
                <w:rPr>
                  <w:rFonts w:asciiTheme="minorHAnsi" w:hAnsiTheme="minorHAnsi" w:cstheme="minorHAnsi"/>
                  <w:sz w:val="18"/>
                  <w:szCs w:val="18"/>
                </w:rPr>
                <w:delText>19.0</w:delText>
              </w:r>
            </w:del>
          </w:p>
        </w:tc>
        <w:tc>
          <w:tcPr>
            <w:tcW w:w="0" w:type="auto"/>
          </w:tcPr>
          <w:p w14:paraId="56921F7D" w14:textId="23BC6031" w:rsidR="00FC11F0" w:rsidRPr="00F6665B" w:rsidDel="00CE2A2B" w:rsidRDefault="00FC11F0" w:rsidP="00FC325A">
            <w:pPr>
              <w:rPr>
                <w:del w:id="1103" w:author="Bush, Brian" w:date="2020-09-13T20:31:00Z"/>
                <w:rFonts w:asciiTheme="minorHAnsi" w:hAnsiTheme="minorHAnsi" w:cstheme="minorHAnsi"/>
                <w:sz w:val="18"/>
                <w:szCs w:val="18"/>
              </w:rPr>
            </w:pPr>
            <w:del w:id="1104" w:author="Bush, Brian" w:date="2020-09-13T20:31:00Z">
              <w:r w:rsidRPr="00F6665B" w:rsidDel="00CE2A2B">
                <w:rPr>
                  <w:rFonts w:asciiTheme="minorHAnsi" w:hAnsiTheme="minorHAnsi" w:cstheme="minorHAnsi"/>
                  <w:sz w:val="18"/>
                  <w:szCs w:val="18"/>
                </w:rPr>
                <w:delText>5.0</w:delText>
              </w:r>
            </w:del>
          </w:p>
        </w:tc>
        <w:tc>
          <w:tcPr>
            <w:tcW w:w="0" w:type="auto"/>
          </w:tcPr>
          <w:p w14:paraId="3ECED015" w14:textId="2E192556" w:rsidR="00FC11F0" w:rsidRPr="00F6665B" w:rsidDel="00CE2A2B" w:rsidRDefault="00FC11F0" w:rsidP="00FC325A">
            <w:pPr>
              <w:rPr>
                <w:del w:id="1105" w:author="Bush, Brian" w:date="2020-09-13T20:31:00Z"/>
                <w:rFonts w:asciiTheme="minorHAnsi" w:hAnsiTheme="minorHAnsi" w:cstheme="minorHAnsi"/>
                <w:sz w:val="18"/>
                <w:szCs w:val="18"/>
              </w:rPr>
            </w:pPr>
            <w:del w:id="1106" w:author="Bush, Brian" w:date="2020-09-13T20:31:00Z">
              <w:r w:rsidRPr="00F6665B" w:rsidDel="00CE2A2B">
                <w:rPr>
                  <w:rFonts w:asciiTheme="minorHAnsi" w:hAnsiTheme="minorHAnsi" w:cstheme="minorHAnsi"/>
                  <w:sz w:val="18"/>
                  <w:szCs w:val="18"/>
                </w:rPr>
                <w:delText>24.030612</w:delText>
              </w:r>
            </w:del>
          </w:p>
        </w:tc>
        <w:tc>
          <w:tcPr>
            <w:tcW w:w="0" w:type="auto"/>
          </w:tcPr>
          <w:p w14:paraId="1F118F05" w14:textId="1F30F3B6" w:rsidR="00FC11F0" w:rsidRPr="00F6665B" w:rsidDel="00CE2A2B" w:rsidRDefault="00FC11F0" w:rsidP="00FC325A">
            <w:pPr>
              <w:rPr>
                <w:del w:id="1107" w:author="Bush, Brian" w:date="2020-09-13T20:31:00Z"/>
                <w:rFonts w:asciiTheme="minorHAnsi" w:hAnsiTheme="minorHAnsi" w:cstheme="minorHAnsi"/>
                <w:sz w:val="18"/>
                <w:szCs w:val="18"/>
              </w:rPr>
            </w:pPr>
            <w:del w:id="1108" w:author="Bush, Brian" w:date="2020-09-13T20:31:00Z">
              <w:r w:rsidRPr="00F6665B" w:rsidDel="00CE2A2B">
                <w:rPr>
                  <w:rFonts w:asciiTheme="minorHAnsi" w:hAnsiTheme="minorHAnsi" w:cstheme="minorHAnsi"/>
                  <w:sz w:val="18"/>
                  <w:szCs w:val="18"/>
                </w:rPr>
                <w:delText>20.0</w:delText>
              </w:r>
            </w:del>
          </w:p>
        </w:tc>
      </w:tr>
      <w:tr w:rsidR="00FC11F0" w:rsidRPr="00F6665B" w:rsidDel="00CE2A2B" w14:paraId="35FDB1D9" w14:textId="1BB9E89B" w:rsidTr="00FC325A">
        <w:trPr>
          <w:del w:id="1109" w:author="Bush, Brian" w:date="2020-09-13T20:31:00Z"/>
        </w:trPr>
        <w:tc>
          <w:tcPr>
            <w:tcW w:w="0" w:type="auto"/>
          </w:tcPr>
          <w:p w14:paraId="7E6B4EBF" w14:textId="5A648440" w:rsidR="00FC11F0" w:rsidRPr="00F6665B" w:rsidDel="00CE2A2B" w:rsidRDefault="00FC11F0" w:rsidP="00FC325A">
            <w:pPr>
              <w:rPr>
                <w:del w:id="1110" w:author="Bush, Brian" w:date="2020-09-13T20:31:00Z"/>
                <w:rFonts w:asciiTheme="minorHAnsi" w:hAnsiTheme="minorHAnsi" w:cstheme="minorHAnsi"/>
                <w:sz w:val="18"/>
                <w:szCs w:val="18"/>
              </w:rPr>
            </w:pPr>
            <w:del w:id="1111" w:author="Bush, Brian" w:date="2020-09-13T20:31:00Z">
              <w:r w:rsidRPr="00F6665B" w:rsidDel="00CE2A2B">
                <w:rPr>
                  <w:rFonts w:asciiTheme="minorHAnsi" w:hAnsiTheme="minorHAnsi" w:cstheme="minorHAnsi"/>
                  <w:sz w:val="18"/>
                  <w:szCs w:val="18"/>
                </w:rPr>
                <w:delText>startup piloting rate</w:delText>
              </w:r>
            </w:del>
          </w:p>
        </w:tc>
        <w:tc>
          <w:tcPr>
            <w:tcW w:w="0" w:type="auto"/>
          </w:tcPr>
          <w:p w14:paraId="75B8E7CD" w14:textId="7248AA6B" w:rsidR="00FC11F0" w:rsidRPr="00F6665B" w:rsidDel="00CE2A2B" w:rsidRDefault="00FC11F0" w:rsidP="00FC325A">
            <w:pPr>
              <w:rPr>
                <w:del w:id="1112" w:author="Bush, Brian" w:date="2020-09-13T20:31:00Z"/>
                <w:rFonts w:asciiTheme="minorHAnsi" w:hAnsiTheme="minorHAnsi" w:cstheme="minorHAnsi"/>
                <w:sz w:val="18"/>
                <w:szCs w:val="18"/>
              </w:rPr>
            </w:pPr>
            <w:del w:id="1113" w:author="Bush, Brian" w:date="2020-09-13T20:31:00Z">
              <w:r w:rsidRPr="00F6665B" w:rsidDel="00CE2A2B">
                <w:rPr>
                  <w:rFonts w:asciiTheme="minorHAnsi" w:hAnsiTheme="minorHAnsi" w:cstheme="minorHAnsi"/>
                  <w:sz w:val="18"/>
                  <w:szCs w:val="18"/>
                </w:rPr>
                <w:delText>6.0</w:delText>
              </w:r>
            </w:del>
          </w:p>
        </w:tc>
        <w:tc>
          <w:tcPr>
            <w:tcW w:w="0" w:type="auto"/>
          </w:tcPr>
          <w:p w14:paraId="51A18B66" w14:textId="7B89DDBF" w:rsidR="00FC11F0" w:rsidRPr="00F6665B" w:rsidDel="00CE2A2B" w:rsidRDefault="00FC11F0" w:rsidP="00FC325A">
            <w:pPr>
              <w:rPr>
                <w:del w:id="1114" w:author="Bush, Brian" w:date="2020-09-13T20:31:00Z"/>
                <w:rFonts w:asciiTheme="minorHAnsi" w:hAnsiTheme="minorHAnsi" w:cstheme="minorHAnsi"/>
                <w:sz w:val="18"/>
                <w:szCs w:val="18"/>
              </w:rPr>
            </w:pPr>
            <w:del w:id="1115" w:author="Bush, Brian" w:date="2020-09-13T20:31:00Z">
              <w:r w:rsidRPr="00F6665B" w:rsidDel="00CE2A2B">
                <w:rPr>
                  <w:rFonts w:asciiTheme="minorHAnsi" w:hAnsiTheme="minorHAnsi" w:cstheme="minorHAnsi"/>
                  <w:sz w:val="18"/>
                  <w:szCs w:val="18"/>
                </w:rPr>
                <w:delText>24.122449</w:delText>
              </w:r>
            </w:del>
          </w:p>
        </w:tc>
        <w:tc>
          <w:tcPr>
            <w:tcW w:w="0" w:type="auto"/>
          </w:tcPr>
          <w:p w14:paraId="3D6D9F7F" w14:textId="52EA47AA" w:rsidR="00FC11F0" w:rsidRPr="00F6665B" w:rsidDel="00CE2A2B" w:rsidRDefault="00FC11F0" w:rsidP="00FC325A">
            <w:pPr>
              <w:rPr>
                <w:del w:id="1116" w:author="Bush, Brian" w:date="2020-09-13T20:31:00Z"/>
                <w:rFonts w:asciiTheme="minorHAnsi" w:hAnsiTheme="minorHAnsi" w:cstheme="minorHAnsi"/>
                <w:sz w:val="18"/>
                <w:szCs w:val="18"/>
              </w:rPr>
            </w:pPr>
            <w:del w:id="1117" w:author="Bush, Brian" w:date="2020-09-13T20:31:00Z">
              <w:r w:rsidRPr="00F6665B" w:rsidDel="00CE2A2B">
                <w:rPr>
                  <w:rFonts w:asciiTheme="minorHAnsi" w:hAnsiTheme="minorHAnsi" w:cstheme="minorHAnsi"/>
                  <w:sz w:val="18"/>
                  <w:szCs w:val="18"/>
                </w:rPr>
                <w:delText>19.0</w:delText>
              </w:r>
            </w:del>
          </w:p>
        </w:tc>
        <w:tc>
          <w:tcPr>
            <w:tcW w:w="0" w:type="auto"/>
          </w:tcPr>
          <w:p w14:paraId="318CA401" w14:textId="34FA8002" w:rsidR="00FC11F0" w:rsidRPr="00F6665B" w:rsidDel="00CE2A2B" w:rsidRDefault="00FC11F0" w:rsidP="00FC325A">
            <w:pPr>
              <w:rPr>
                <w:del w:id="1118" w:author="Bush, Brian" w:date="2020-09-13T20:31:00Z"/>
                <w:rFonts w:asciiTheme="minorHAnsi" w:hAnsiTheme="minorHAnsi" w:cstheme="minorHAnsi"/>
                <w:sz w:val="18"/>
                <w:szCs w:val="18"/>
              </w:rPr>
            </w:pPr>
            <w:del w:id="1119" w:author="Bush, Brian" w:date="2020-09-13T20:31:00Z">
              <w:r w:rsidRPr="00F6665B" w:rsidDel="00CE2A2B">
                <w:rPr>
                  <w:rFonts w:asciiTheme="minorHAnsi" w:hAnsiTheme="minorHAnsi" w:cstheme="minorHAnsi"/>
                  <w:sz w:val="18"/>
                  <w:szCs w:val="18"/>
                </w:rPr>
                <w:delText>5.0</w:delText>
              </w:r>
            </w:del>
          </w:p>
        </w:tc>
        <w:tc>
          <w:tcPr>
            <w:tcW w:w="0" w:type="auto"/>
          </w:tcPr>
          <w:p w14:paraId="7B7C7E2C" w14:textId="6C06A27C" w:rsidR="00FC11F0" w:rsidRPr="00F6665B" w:rsidDel="00CE2A2B" w:rsidRDefault="00FC11F0" w:rsidP="00FC325A">
            <w:pPr>
              <w:rPr>
                <w:del w:id="1120" w:author="Bush, Brian" w:date="2020-09-13T20:31:00Z"/>
                <w:rFonts w:asciiTheme="minorHAnsi" w:hAnsiTheme="minorHAnsi" w:cstheme="minorHAnsi"/>
                <w:sz w:val="18"/>
                <w:szCs w:val="18"/>
              </w:rPr>
            </w:pPr>
            <w:del w:id="1121" w:author="Bush, Brian" w:date="2020-09-13T20:31:00Z">
              <w:r w:rsidRPr="00F6665B" w:rsidDel="00CE2A2B">
                <w:rPr>
                  <w:rFonts w:asciiTheme="minorHAnsi" w:hAnsiTheme="minorHAnsi" w:cstheme="minorHAnsi"/>
                  <w:sz w:val="18"/>
                  <w:szCs w:val="18"/>
                </w:rPr>
                <w:delText>24.377551</w:delText>
              </w:r>
            </w:del>
          </w:p>
        </w:tc>
        <w:tc>
          <w:tcPr>
            <w:tcW w:w="0" w:type="auto"/>
          </w:tcPr>
          <w:p w14:paraId="72014695" w14:textId="380E6809" w:rsidR="00FC11F0" w:rsidRPr="00F6665B" w:rsidDel="00CE2A2B" w:rsidRDefault="00FC11F0" w:rsidP="00FC325A">
            <w:pPr>
              <w:rPr>
                <w:del w:id="1122" w:author="Bush, Brian" w:date="2020-09-13T20:31:00Z"/>
                <w:rFonts w:asciiTheme="minorHAnsi" w:hAnsiTheme="minorHAnsi" w:cstheme="minorHAnsi"/>
                <w:sz w:val="18"/>
                <w:szCs w:val="18"/>
              </w:rPr>
            </w:pPr>
            <w:del w:id="1123" w:author="Bush, Brian" w:date="2020-09-13T20:31:00Z">
              <w:r w:rsidRPr="00F6665B" w:rsidDel="00CE2A2B">
                <w:rPr>
                  <w:rFonts w:asciiTheme="minorHAnsi" w:hAnsiTheme="minorHAnsi" w:cstheme="minorHAnsi"/>
                  <w:sz w:val="18"/>
                  <w:szCs w:val="18"/>
                </w:rPr>
                <w:delText>19.0</w:delText>
              </w:r>
            </w:del>
          </w:p>
        </w:tc>
      </w:tr>
      <w:tr w:rsidR="00FC11F0" w:rsidRPr="00F6665B" w:rsidDel="00CE2A2B" w14:paraId="3B01BCA7" w14:textId="60D98CD6" w:rsidTr="00FC325A">
        <w:trPr>
          <w:del w:id="1124" w:author="Bush, Brian" w:date="2020-09-13T20:31:00Z"/>
        </w:trPr>
        <w:tc>
          <w:tcPr>
            <w:tcW w:w="0" w:type="auto"/>
          </w:tcPr>
          <w:p w14:paraId="609CA513" w14:textId="693236DD" w:rsidR="00FC11F0" w:rsidRPr="00F6665B" w:rsidDel="00CE2A2B" w:rsidRDefault="00FC11F0" w:rsidP="00FC325A">
            <w:pPr>
              <w:rPr>
                <w:del w:id="1125" w:author="Bush, Brian" w:date="2020-09-13T20:31:00Z"/>
                <w:rFonts w:asciiTheme="minorHAnsi" w:hAnsiTheme="minorHAnsi" w:cstheme="minorHAnsi"/>
                <w:sz w:val="18"/>
                <w:szCs w:val="18"/>
              </w:rPr>
            </w:pPr>
            <w:del w:id="1126" w:author="Bush, Brian" w:date="2020-09-13T20:31:00Z">
              <w:r w:rsidRPr="00F6665B" w:rsidDel="00CE2A2B">
                <w:rPr>
                  <w:rFonts w:asciiTheme="minorHAnsi" w:hAnsiTheme="minorHAnsi" w:cstheme="minorHAnsi"/>
                  <w:sz w:val="18"/>
                  <w:szCs w:val="18"/>
                </w:rPr>
                <w:delText>commercial process yield input</w:delText>
              </w:r>
            </w:del>
          </w:p>
        </w:tc>
        <w:tc>
          <w:tcPr>
            <w:tcW w:w="0" w:type="auto"/>
          </w:tcPr>
          <w:p w14:paraId="7475C289" w14:textId="4382C86A" w:rsidR="00FC11F0" w:rsidRPr="00F6665B" w:rsidDel="00CE2A2B" w:rsidRDefault="00FC11F0" w:rsidP="00FC325A">
            <w:pPr>
              <w:rPr>
                <w:del w:id="1127" w:author="Bush, Brian" w:date="2020-09-13T20:31:00Z"/>
                <w:rFonts w:asciiTheme="minorHAnsi" w:hAnsiTheme="minorHAnsi" w:cstheme="minorHAnsi"/>
                <w:sz w:val="18"/>
                <w:szCs w:val="18"/>
              </w:rPr>
            </w:pPr>
            <w:del w:id="1128" w:author="Bush, Brian" w:date="2020-09-13T20:31:00Z">
              <w:r w:rsidRPr="00F6665B" w:rsidDel="00CE2A2B">
                <w:rPr>
                  <w:rFonts w:asciiTheme="minorHAnsi" w:hAnsiTheme="minorHAnsi" w:cstheme="minorHAnsi"/>
                  <w:sz w:val="18"/>
                  <w:szCs w:val="18"/>
                </w:rPr>
                <w:delText>5.0</w:delText>
              </w:r>
            </w:del>
          </w:p>
        </w:tc>
        <w:tc>
          <w:tcPr>
            <w:tcW w:w="0" w:type="auto"/>
          </w:tcPr>
          <w:p w14:paraId="64B4EC8A" w14:textId="0189E7D5" w:rsidR="00FC11F0" w:rsidRPr="00F6665B" w:rsidDel="00CE2A2B" w:rsidRDefault="00FC11F0" w:rsidP="00FC325A">
            <w:pPr>
              <w:rPr>
                <w:del w:id="1129" w:author="Bush, Brian" w:date="2020-09-13T20:31:00Z"/>
                <w:rFonts w:asciiTheme="minorHAnsi" w:hAnsiTheme="minorHAnsi" w:cstheme="minorHAnsi"/>
                <w:sz w:val="18"/>
                <w:szCs w:val="18"/>
              </w:rPr>
            </w:pPr>
            <w:del w:id="1130" w:author="Bush, Brian" w:date="2020-09-13T20:31:00Z">
              <w:r w:rsidRPr="00F6665B" w:rsidDel="00CE2A2B">
                <w:rPr>
                  <w:rFonts w:asciiTheme="minorHAnsi" w:hAnsiTheme="minorHAnsi" w:cstheme="minorHAnsi"/>
                  <w:sz w:val="18"/>
                  <w:szCs w:val="18"/>
                </w:rPr>
                <w:delText>22.500000</w:delText>
              </w:r>
            </w:del>
          </w:p>
        </w:tc>
        <w:tc>
          <w:tcPr>
            <w:tcW w:w="0" w:type="auto"/>
          </w:tcPr>
          <w:p w14:paraId="0BE36432" w14:textId="6728536C" w:rsidR="00FC11F0" w:rsidRPr="00F6665B" w:rsidDel="00CE2A2B" w:rsidRDefault="00FC11F0" w:rsidP="00FC325A">
            <w:pPr>
              <w:rPr>
                <w:del w:id="1131" w:author="Bush, Brian" w:date="2020-09-13T20:31:00Z"/>
                <w:rFonts w:asciiTheme="minorHAnsi" w:hAnsiTheme="minorHAnsi" w:cstheme="minorHAnsi"/>
                <w:sz w:val="18"/>
                <w:szCs w:val="18"/>
              </w:rPr>
            </w:pPr>
            <w:del w:id="1132" w:author="Bush, Brian" w:date="2020-09-13T20:31:00Z">
              <w:r w:rsidRPr="00F6665B" w:rsidDel="00CE2A2B">
                <w:rPr>
                  <w:rFonts w:asciiTheme="minorHAnsi" w:hAnsiTheme="minorHAnsi" w:cstheme="minorHAnsi"/>
                  <w:sz w:val="18"/>
                  <w:szCs w:val="18"/>
                </w:rPr>
                <w:delText>20.0</w:delText>
              </w:r>
            </w:del>
          </w:p>
        </w:tc>
        <w:tc>
          <w:tcPr>
            <w:tcW w:w="0" w:type="auto"/>
          </w:tcPr>
          <w:p w14:paraId="2D878185" w14:textId="763B0B0D" w:rsidR="00FC11F0" w:rsidRPr="00F6665B" w:rsidDel="00CE2A2B" w:rsidRDefault="00FC11F0" w:rsidP="00FC325A">
            <w:pPr>
              <w:rPr>
                <w:del w:id="1133" w:author="Bush, Brian" w:date="2020-09-13T20:31:00Z"/>
                <w:rFonts w:asciiTheme="minorHAnsi" w:hAnsiTheme="minorHAnsi" w:cstheme="minorHAnsi"/>
                <w:sz w:val="18"/>
                <w:szCs w:val="18"/>
              </w:rPr>
            </w:pPr>
            <w:del w:id="1134" w:author="Bush, Brian" w:date="2020-09-13T20:31:00Z">
              <w:r w:rsidRPr="00F6665B" w:rsidDel="00CE2A2B">
                <w:rPr>
                  <w:rFonts w:asciiTheme="minorHAnsi" w:hAnsiTheme="minorHAnsi" w:cstheme="minorHAnsi"/>
                  <w:sz w:val="18"/>
                  <w:szCs w:val="18"/>
                </w:rPr>
                <w:delText>5.0</w:delText>
              </w:r>
            </w:del>
          </w:p>
        </w:tc>
        <w:tc>
          <w:tcPr>
            <w:tcW w:w="0" w:type="auto"/>
          </w:tcPr>
          <w:p w14:paraId="42809D5D" w14:textId="48949C61" w:rsidR="00FC11F0" w:rsidRPr="00F6665B" w:rsidDel="00CE2A2B" w:rsidRDefault="00FC11F0" w:rsidP="00FC325A">
            <w:pPr>
              <w:rPr>
                <w:del w:id="1135" w:author="Bush, Brian" w:date="2020-09-13T20:31:00Z"/>
                <w:rFonts w:asciiTheme="minorHAnsi" w:hAnsiTheme="minorHAnsi" w:cstheme="minorHAnsi"/>
                <w:sz w:val="18"/>
                <w:szCs w:val="18"/>
              </w:rPr>
            </w:pPr>
            <w:del w:id="1136" w:author="Bush, Brian" w:date="2020-09-13T20:31:00Z">
              <w:r w:rsidRPr="00F6665B" w:rsidDel="00CE2A2B">
                <w:rPr>
                  <w:rFonts w:asciiTheme="minorHAnsi" w:hAnsiTheme="minorHAnsi" w:cstheme="minorHAnsi"/>
                  <w:sz w:val="18"/>
                  <w:szCs w:val="18"/>
                </w:rPr>
                <w:delText>22.938776</w:delText>
              </w:r>
            </w:del>
          </w:p>
        </w:tc>
        <w:tc>
          <w:tcPr>
            <w:tcW w:w="0" w:type="auto"/>
          </w:tcPr>
          <w:p w14:paraId="5B21CEA7" w14:textId="1B673143" w:rsidR="00FC11F0" w:rsidRPr="00F6665B" w:rsidDel="00CE2A2B" w:rsidRDefault="00FC11F0" w:rsidP="00FC325A">
            <w:pPr>
              <w:rPr>
                <w:del w:id="1137" w:author="Bush, Brian" w:date="2020-09-13T20:31:00Z"/>
                <w:rFonts w:asciiTheme="minorHAnsi" w:hAnsiTheme="minorHAnsi" w:cstheme="minorHAnsi"/>
                <w:sz w:val="18"/>
                <w:szCs w:val="18"/>
              </w:rPr>
            </w:pPr>
            <w:del w:id="1138" w:author="Bush, Brian" w:date="2020-09-13T20:31:00Z">
              <w:r w:rsidRPr="00F6665B" w:rsidDel="00CE2A2B">
                <w:rPr>
                  <w:rFonts w:asciiTheme="minorHAnsi" w:hAnsiTheme="minorHAnsi" w:cstheme="minorHAnsi"/>
                  <w:sz w:val="18"/>
                  <w:szCs w:val="18"/>
                </w:rPr>
                <w:delText>20.0</w:delText>
              </w:r>
            </w:del>
          </w:p>
        </w:tc>
      </w:tr>
      <w:tr w:rsidR="00FC11F0" w:rsidRPr="00F6665B" w:rsidDel="00CE2A2B" w14:paraId="08546637" w14:textId="73F54D24" w:rsidTr="00FC325A">
        <w:trPr>
          <w:del w:id="1139" w:author="Bush, Brian" w:date="2020-09-13T20:31:00Z"/>
        </w:trPr>
        <w:tc>
          <w:tcPr>
            <w:tcW w:w="0" w:type="auto"/>
          </w:tcPr>
          <w:p w14:paraId="4CAF204B" w14:textId="447B0305" w:rsidR="00FC11F0" w:rsidRPr="00F6665B" w:rsidDel="00CE2A2B" w:rsidRDefault="00FC11F0" w:rsidP="00FC325A">
            <w:pPr>
              <w:rPr>
                <w:del w:id="1140" w:author="Bush, Brian" w:date="2020-09-13T20:31:00Z"/>
                <w:rFonts w:asciiTheme="minorHAnsi" w:hAnsiTheme="minorHAnsi" w:cstheme="minorHAnsi"/>
                <w:sz w:val="18"/>
                <w:szCs w:val="18"/>
              </w:rPr>
            </w:pPr>
            <w:del w:id="1141" w:author="Bush, Brian" w:date="2020-09-13T20:31:00Z">
              <w:r w:rsidRPr="00F6665B" w:rsidDel="00CE2A2B">
                <w:rPr>
                  <w:rFonts w:asciiTheme="minorHAnsi" w:hAnsiTheme="minorHAnsi" w:cstheme="minorHAnsi"/>
                  <w:sz w:val="18"/>
                  <w:szCs w:val="18"/>
                </w:rPr>
                <w:delText>piloting failure default recovery time</w:delText>
              </w:r>
            </w:del>
          </w:p>
        </w:tc>
        <w:tc>
          <w:tcPr>
            <w:tcW w:w="0" w:type="auto"/>
          </w:tcPr>
          <w:p w14:paraId="7576BDFA" w14:textId="465F714A" w:rsidR="00FC11F0" w:rsidRPr="00F6665B" w:rsidDel="00CE2A2B" w:rsidRDefault="00FC11F0" w:rsidP="00FC325A">
            <w:pPr>
              <w:rPr>
                <w:del w:id="1142" w:author="Bush, Brian" w:date="2020-09-13T20:31:00Z"/>
                <w:rFonts w:asciiTheme="minorHAnsi" w:hAnsiTheme="minorHAnsi" w:cstheme="minorHAnsi"/>
                <w:sz w:val="18"/>
                <w:szCs w:val="18"/>
              </w:rPr>
            </w:pPr>
            <w:del w:id="1143" w:author="Bush, Brian" w:date="2020-09-13T20:31:00Z">
              <w:r w:rsidRPr="00F6665B" w:rsidDel="00CE2A2B">
                <w:rPr>
                  <w:rFonts w:asciiTheme="minorHAnsi" w:hAnsiTheme="minorHAnsi" w:cstheme="minorHAnsi"/>
                  <w:sz w:val="18"/>
                  <w:szCs w:val="18"/>
                </w:rPr>
                <w:delText>3.0</w:delText>
              </w:r>
            </w:del>
          </w:p>
        </w:tc>
        <w:tc>
          <w:tcPr>
            <w:tcW w:w="0" w:type="auto"/>
          </w:tcPr>
          <w:p w14:paraId="67630CC4" w14:textId="07A0AAD4" w:rsidR="00FC11F0" w:rsidRPr="00F6665B" w:rsidDel="00CE2A2B" w:rsidRDefault="00FC11F0" w:rsidP="00FC325A">
            <w:pPr>
              <w:rPr>
                <w:del w:id="1144" w:author="Bush, Brian" w:date="2020-09-13T20:31:00Z"/>
                <w:rFonts w:asciiTheme="minorHAnsi" w:hAnsiTheme="minorHAnsi" w:cstheme="minorHAnsi"/>
                <w:sz w:val="18"/>
                <w:szCs w:val="18"/>
              </w:rPr>
            </w:pPr>
            <w:del w:id="1145" w:author="Bush, Brian" w:date="2020-09-13T20:31:00Z">
              <w:r w:rsidRPr="00F6665B" w:rsidDel="00CE2A2B">
                <w:rPr>
                  <w:rFonts w:asciiTheme="minorHAnsi" w:hAnsiTheme="minorHAnsi" w:cstheme="minorHAnsi"/>
                  <w:sz w:val="18"/>
                  <w:szCs w:val="18"/>
                </w:rPr>
                <w:delText>23.000000</w:delText>
              </w:r>
            </w:del>
          </w:p>
        </w:tc>
        <w:tc>
          <w:tcPr>
            <w:tcW w:w="0" w:type="auto"/>
          </w:tcPr>
          <w:p w14:paraId="5DED993D" w14:textId="0770A669" w:rsidR="00FC11F0" w:rsidRPr="00F6665B" w:rsidDel="00CE2A2B" w:rsidRDefault="00FC11F0" w:rsidP="00FC325A">
            <w:pPr>
              <w:rPr>
                <w:del w:id="1146" w:author="Bush, Brian" w:date="2020-09-13T20:31:00Z"/>
                <w:rFonts w:asciiTheme="minorHAnsi" w:hAnsiTheme="minorHAnsi" w:cstheme="minorHAnsi"/>
                <w:sz w:val="18"/>
                <w:szCs w:val="18"/>
              </w:rPr>
            </w:pPr>
            <w:del w:id="1147" w:author="Bush, Brian" w:date="2020-09-13T20:31:00Z">
              <w:r w:rsidRPr="00F6665B" w:rsidDel="00CE2A2B">
                <w:rPr>
                  <w:rFonts w:asciiTheme="minorHAnsi" w:hAnsiTheme="minorHAnsi" w:cstheme="minorHAnsi"/>
                  <w:sz w:val="18"/>
                  <w:szCs w:val="18"/>
                </w:rPr>
                <w:delText>20.0</w:delText>
              </w:r>
            </w:del>
          </w:p>
        </w:tc>
        <w:tc>
          <w:tcPr>
            <w:tcW w:w="0" w:type="auto"/>
          </w:tcPr>
          <w:p w14:paraId="7F1C916C" w14:textId="0A2400BB" w:rsidR="00FC11F0" w:rsidRPr="00F6665B" w:rsidDel="00CE2A2B" w:rsidRDefault="00FC11F0" w:rsidP="00FC325A">
            <w:pPr>
              <w:rPr>
                <w:del w:id="1148" w:author="Bush, Brian" w:date="2020-09-13T20:31:00Z"/>
                <w:rFonts w:asciiTheme="minorHAnsi" w:hAnsiTheme="minorHAnsi" w:cstheme="minorHAnsi"/>
                <w:sz w:val="18"/>
                <w:szCs w:val="18"/>
              </w:rPr>
            </w:pPr>
            <w:del w:id="1149" w:author="Bush, Brian" w:date="2020-09-13T20:31:00Z">
              <w:r w:rsidRPr="00F6665B" w:rsidDel="00CE2A2B">
                <w:rPr>
                  <w:rFonts w:asciiTheme="minorHAnsi" w:hAnsiTheme="minorHAnsi" w:cstheme="minorHAnsi"/>
                  <w:sz w:val="18"/>
                  <w:szCs w:val="18"/>
                </w:rPr>
                <w:delText>2.0</w:delText>
              </w:r>
            </w:del>
          </w:p>
        </w:tc>
        <w:tc>
          <w:tcPr>
            <w:tcW w:w="0" w:type="auto"/>
          </w:tcPr>
          <w:p w14:paraId="0603DB64" w14:textId="0C575D34" w:rsidR="00FC11F0" w:rsidRPr="00F6665B" w:rsidDel="00CE2A2B" w:rsidRDefault="00FC11F0" w:rsidP="00FC325A">
            <w:pPr>
              <w:rPr>
                <w:del w:id="1150" w:author="Bush, Brian" w:date="2020-09-13T20:31:00Z"/>
                <w:rFonts w:asciiTheme="minorHAnsi" w:hAnsiTheme="minorHAnsi" w:cstheme="minorHAnsi"/>
                <w:sz w:val="18"/>
                <w:szCs w:val="18"/>
              </w:rPr>
            </w:pPr>
            <w:del w:id="1151" w:author="Bush, Brian" w:date="2020-09-13T20:31:00Z">
              <w:r w:rsidRPr="00F6665B" w:rsidDel="00CE2A2B">
                <w:rPr>
                  <w:rFonts w:asciiTheme="minorHAnsi" w:hAnsiTheme="minorHAnsi" w:cstheme="minorHAnsi"/>
                  <w:sz w:val="18"/>
                  <w:szCs w:val="18"/>
                </w:rPr>
                <w:delText>23.857143</w:delText>
              </w:r>
            </w:del>
          </w:p>
        </w:tc>
        <w:tc>
          <w:tcPr>
            <w:tcW w:w="0" w:type="auto"/>
          </w:tcPr>
          <w:p w14:paraId="5D04483E" w14:textId="0EF1F94A" w:rsidR="00FC11F0" w:rsidRPr="00F6665B" w:rsidDel="00CE2A2B" w:rsidRDefault="00FC11F0" w:rsidP="00FC325A">
            <w:pPr>
              <w:rPr>
                <w:del w:id="1152" w:author="Bush, Brian" w:date="2020-09-13T20:31:00Z"/>
                <w:rFonts w:asciiTheme="minorHAnsi" w:hAnsiTheme="minorHAnsi" w:cstheme="minorHAnsi"/>
                <w:sz w:val="18"/>
                <w:szCs w:val="18"/>
              </w:rPr>
            </w:pPr>
            <w:del w:id="1153" w:author="Bush, Brian" w:date="2020-09-13T20:31:00Z">
              <w:r w:rsidRPr="00F6665B" w:rsidDel="00CE2A2B">
                <w:rPr>
                  <w:rFonts w:asciiTheme="minorHAnsi" w:hAnsiTheme="minorHAnsi" w:cstheme="minorHAnsi"/>
                  <w:sz w:val="18"/>
                  <w:szCs w:val="18"/>
                </w:rPr>
                <w:delText>24.0</w:delText>
              </w:r>
            </w:del>
          </w:p>
        </w:tc>
      </w:tr>
      <w:tr w:rsidR="00FC11F0" w:rsidRPr="00F6665B" w:rsidDel="00CE2A2B" w14:paraId="7003F329" w14:textId="64D97538" w:rsidTr="00FC325A">
        <w:trPr>
          <w:del w:id="1154" w:author="Bush, Brian" w:date="2020-09-13T20:31:00Z"/>
        </w:trPr>
        <w:tc>
          <w:tcPr>
            <w:tcW w:w="0" w:type="auto"/>
          </w:tcPr>
          <w:p w14:paraId="28E210D7" w14:textId="456A5424" w:rsidR="00FC11F0" w:rsidRPr="00F6665B" w:rsidDel="00CE2A2B" w:rsidRDefault="00FC11F0" w:rsidP="00FC325A">
            <w:pPr>
              <w:rPr>
                <w:del w:id="1155" w:author="Bush, Brian" w:date="2020-09-13T20:31:00Z"/>
                <w:rFonts w:asciiTheme="minorHAnsi" w:hAnsiTheme="minorHAnsi" w:cstheme="minorHAnsi"/>
                <w:sz w:val="18"/>
                <w:szCs w:val="18"/>
              </w:rPr>
            </w:pPr>
            <w:del w:id="1156" w:author="Bush, Brian" w:date="2020-09-13T20:31:00Z">
              <w:r w:rsidRPr="00F6665B" w:rsidDel="00CE2A2B">
                <w:rPr>
                  <w:rFonts w:asciiTheme="minorHAnsi" w:hAnsiTheme="minorHAnsi" w:cstheme="minorHAnsi"/>
                  <w:sz w:val="18"/>
                  <w:szCs w:val="18"/>
                </w:rPr>
                <w:delText>bioproduct long term price</w:delText>
              </w:r>
            </w:del>
          </w:p>
        </w:tc>
        <w:tc>
          <w:tcPr>
            <w:tcW w:w="0" w:type="auto"/>
          </w:tcPr>
          <w:p w14:paraId="03ACDF2D" w14:textId="51B2AC7C" w:rsidR="00FC11F0" w:rsidRPr="00F6665B" w:rsidDel="00CE2A2B" w:rsidRDefault="00FC11F0" w:rsidP="00FC325A">
            <w:pPr>
              <w:rPr>
                <w:del w:id="1157" w:author="Bush, Brian" w:date="2020-09-13T20:31:00Z"/>
                <w:rFonts w:asciiTheme="minorHAnsi" w:hAnsiTheme="minorHAnsi" w:cstheme="minorHAnsi"/>
                <w:sz w:val="18"/>
                <w:szCs w:val="18"/>
              </w:rPr>
            </w:pPr>
            <w:del w:id="1158" w:author="Bush, Brian" w:date="2020-09-13T20:31:00Z">
              <w:r w:rsidRPr="00F6665B" w:rsidDel="00CE2A2B">
                <w:rPr>
                  <w:rFonts w:asciiTheme="minorHAnsi" w:hAnsiTheme="minorHAnsi" w:cstheme="minorHAnsi"/>
                  <w:sz w:val="18"/>
                  <w:szCs w:val="18"/>
                </w:rPr>
                <w:delText>1.0</w:delText>
              </w:r>
            </w:del>
          </w:p>
        </w:tc>
        <w:tc>
          <w:tcPr>
            <w:tcW w:w="0" w:type="auto"/>
          </w:tcPr>
          <w:p w14:paraId="19FA7760" w14:textId="0138C364" w:rsidR="00FC11F0" w:rsidRPr="00F6665B" w:rsidDel="00CE2A2B" w:rsidRDefault="00FC11F0" w:rsidP="00FC325A">
            <w:pPr>
              <w:rPr>
                <w:del w:id="1159" w:author="Bush, Brian" w:date="2020-09-13T20:31:00Z"/>
                <w:rFonts w:asciiTheme="minorHAnsi" w:hAnsiTheme="minorHAnsi" w:cstheme="minorHAnsi"/>
                <w:sz w:val="18"/>
                <w:szCs w:val="18"/>
              </w:rPr>
            </w:pPr>
            <w:del w:id="1160" w:author="Bush, Brian" w:date="2020-09-13T20:31:00Z">
              <w:r w:rsidRPr="00F6665B" w:rsidDel="00CE2A2B">
                <w:rPr>
                  <w:rFonts w:asciiTheme="minorHAnsi" w:hAnsiTheme="minorHAnsi" w:cstheme="minorHAnsi"/>
                  <w:sz w:val="18"/>
                  <w:szCs w:val="18"/>
                </w:rPr>
                <w:delText>21.989796</w:delText>
              </w:r>
            </w:del>
          </w:p>
        </w:tc>
        <w:tc>
          <w:tcPr>
            <w:tcW w:w="0" w:type="auto"/>
          </w:tcPr>
          <w:p w14:paraId="38C24FEE" w14:textId="6CA7E864" w:rsidR="00FC11F0" w:rsidRPr="00F6665B" w:rsidDel="00CE2A2B" w:rsidRDefault="00FC11F0" w:rsidP="00FC325A">
            <w:pPr>
              <w:rPr>
                <w:del w:id="1161" w:author="Bush, Brian" w:date="2020-09-13T20:31:00Z"/>
                <w:rFonts w:asciiTheme="minorHAnsi" w:hAnsiTheme="minorHAnsi" w:cstheme="minorHAnsi"/>
                <w:sz w:val="18"/>
                <w:szCs w:val="18"/>
              </w:rPr>
            </w:pPr>
            <w:del w:id="1162" w:author="Bush, Brian" w:date="2020-09-13T20:31:00Z">
              <w:r w:rsidRPr="00F6665B" w:rsidDel="00CE2A2B">
                <w:rPr>
                  <w:rFonts w:asciiTheme="minorHAnsi" w:hAnsiTheme="minorHAnsi" w:cstheme="minorHAnsi"/>
                  <w:sz w:val="18"/>
                  <w:szCs w:val="18"/>
                </w:rPr>
                <w:delText>20.5</w:delText>
              </w:r>
            </w:del>
          </w:p>
        </w:tc>
        <w:tc>
          <w:tcPr>
            <w:tcW w:w="0" w:type="auto"/>
          </w:tcPr>
          <w:p w14:paraId="11811DD4" w14:textId="795DEC53" w:rsidR="00FC11F0" w:rsidRPr="00F6665B" w:rsidDel="00CE2A2B" w:rsidRDefault="00FC11F0" w:rsidP="00FC325A">
            <w:pPr>
              <w:rPr>
                <w:del w:id="1163" w:author="Bush, Brian" w:date="2020-09-13T20:31:00Z"/>
                <w:rFonts w:asciiTheme="minorHAnsi" w:hAnsiTheme="minorHAnsi" w:cstheme="minorHAnsi"/>
                <w:sz w:val="18"/>
                <w:szCs w:val="18"/>
              </w:rPr>
            </w:pPr>
            <w:del w:id="1164" w:author="Bush, Brian" w:date="2020-09-13T20:31:00Z">
              <w:r w:rsidRPr="00F6665B" w:rsidDel="00CE2A2B">
                <w:rPr>
                  <w:rFonts w:asciiTheme="minorHAnsi" w:hAnsiTheme="minorHAnsi" w:cstheme="minorHAnsi"/>
                  <w:sz w:val="18"/>
                  <w:szCs w:val="18"/>
                </w:rPr>
                <w:delText>2.0</w:delText>
              </w:r>
            </w:del>
          </w:p>
        </w:tc>
        <w:tc>
          <w:tcPr>
            <w:tcW w:w="0" w:type="auto"/>
          </w:tcPr>
          <w:p w14:paraId="2162029E" w14:textId="6CE1BF93" w:rsidR="00FC11F0" w:rsidRPr="00F6665B" w:rsidDel="00CE2A2B" w:rsidRDefault="00FC11F0" w:rsidP="00FC325A">
            <w:pPr>
              <w:rPr>
                <w:del w:id="1165" w:author="Bush, Brian" w:date="2020-09-13T20:31:00Z"/>
                <w:rFonts w:asciiTheme="minorHAnsi" w:hAnsiTheme="minorHAnsi" w:cstheme="minorHAnsi"/>
                <w:sz w:val="18"/>
                <w:szCs w:val="18"/>
              </w:rPr>
            </w:pPr>
            <w:del w:id="1166" w:author="Bush, Brian" w:date="2020-09-13T20:31:00Z">
              <w:r w:rsidRPr="00F6665B" w:rsidDel="00CE2A2B">
                <w:rPr>
                  <w:rFonts w:asciiTheme="minorHAnsi" w:hAnsiTheme="minorHAnsi" w:cstheme="minorHAnsi"/>
                  <w:sz w:val="18"/>
                  <w:szCs w:val="18"/>
                </w:rPr>
                <w:delText>22.938776</w:delText>
              </w:r>
            </w:del>
          </w:p>
        </w:tc>
        <w:tc>
          <w:tcPr>
            <w:tcW w:w="0" w:type="auto"/>
          </w:tcPr>
          <w:p w14:paraId="480B2E81" w14:textId="4E105D55" w:rsidR="00FC11F0" w:rsidRPr="00F6665B" w:rsidDel="00CE2A2B" w:rsidRDefault="00FC11F0" w:rsidP="00FC325A">
            <w:pPr>
              <w:rPr>
                <w:del w:id="1167" w:author="Bush, Brian" w:date="2020-09-13T20:31:00Z"/>
                <w:rFonts w:asciiTheme="minorHAnsi" w:hAnsiTheme="minorHAnsi" w:cstheme="minorHAnsi"/>
                <w:sz w:val="18"/>
                <w:szCs w:val="18"/>
              </w:rPr>
            </w:pPr>
            <w:del w:id="1168" w:author="Bush, Brian" w:date="2020-09-13T20:31:00Z">
              <w:r w:rsidRPr="00F6665B" w:rsidDel="00CE2A2B">
                <w:rPr>
                  <w:rFonts w:asciiTheme="minorHAnsi" w:hAnsiTheme="minorHAnsi" w:cstheme="minorHAnsi"/>
                  <w:sz w:val="18"/>
                  <w:szCs w:val="18"/>
                </w:rPr>
                <w:delText>21.5</w:delText>
              </w:r>
            </w:del>
          </w:p>
        </w:tc>
      </w:tr>
      <w:tr w:rsidR="00FC11F0" w:rsidRPr="00F6665B" w:rsidDel="00CE2A2B" w14:paraId="61B577B4" w14:textId="0294683E" w:rsidTr="00FC325A">
        <w:trPr>
          <w:del w:id="1169" w:author="Bush, Brian" w:date="2020-09-13T20:31:00Z"/>
        </w:trPr>
        <w:tc>
          <w:tcPr>
            <w:tcW w:w="0" w:type="auto"/>
          </w:tcPr>
          <w:p w14:paraId="6294661A" w14:textId="236442F7" w:rsidR="00FC11F0" w:rsidRPr="00F6665B" w:rsidDel="00CE2A2B" w:rsidRDefault="00FC11F0" w:rsidP="00FC325A">
            <w:pPr>
              <w:rPr>
                <w:del w:id="1170" w:author="Bush, Brian" w:date="2020-09-13T20:31:00Z"/>
                <w:rFonts w:asciiTheme="minorHAnsi" w:hAnsiTheme="minorHAnsi" w:cstheme="minorHAnsi"/>
                <w:sz w:val="18"/>
                <w:szCs w:val="18"/>
              </w:rPr>
            </w:pPr>
            <w:del w:id="1171" w:author="Bush, Brian" w:date="2020-09-13T20:31:00Z">
              <w:r w:rsidRPr="00F6665B" w:rsidDel="00CE2A2B">
                <w:rPr>
                  <w:rFonts w:asciiTheme="minorHAnsi" w:hAnsiTheme="minorHAnsi" w:cstheme="minorHAnsi"/>
                  <w:sz w:val="18"/>
                  <w:szCs w:val="18"/>
                </w:rPr>
                <w:delText>researching impact on piloting</w:delText>
              </w:r>
            </w:del>
          </w:p>
        </w:tc>
        <w:tc>
          <w:tcPr>
            <w:tcW w:w="0" w:type="auto"/>
          </w:tcPr>
          <w:p w14:paraId="721DD72C" w14:textId="6C9FEED1" w:rsidR="00FC11F0" w:rsidRPr="00F6665B" w:rsidDel="00CE2A2B" w:rsidRDefault="00FC11F0" w:rsidP="00FC325A">
            <w:pPr>
              <w:rPr>
                <w:del w:id="1172" w:author="Bush, Brian" w:date="2020-09-13T20:31:00Z"/>
                <w:rFonts w:asciiTheme="minorHAnsi" w:hAnsiTheme="minorHAnsi" w:cstheme="minorHAnsi"/>
                <w:sz w:val="18"/>
                <w:szCs w:val="18"/>
              </w:rPr>
            </w:pPr>
            <w:del w:id="1173" w:author="Bush, Brian" w:date="2020-09-13T20:31:00Z">
              <w:r w:rsidRPr="00F6665B" w:rsidDel="00CE2A2B">
                <w:rPr>
                  <w:rFonts w:asciiTheme="minorHAnsi" w:hAnsiTheme="minorHAnsi" w:cstheme="minorHAnsi"/>
                  <w:sz w:val="18"/>
                  <w:szCs w:val="18"/>
                </w:rPr>
                <w:delText>10.0</w:delText>
              </w:r>
            </w:del>
          </w:p>
        </w:tc>
        <w:tc>
          <w:tcPr>
            <w:tcW w:w="0" w:type="auto"/>
          </w:tcPr>
          <w:p w14:paraId="7DD4AA1E" w14:textId="79AE4D9D" w:rsidR="00FC11F0" w:rsidRPr="00F6665B" w:rsidDel="00CE2A2B" w:rsidRDefault="00FC11F0" w:rsidP="00FC325A">
            <w:pPr>
              <w:rPr>
                <w:del w:id="1174" w:author="Bush, Brian" w:date="2020-09-13T20:31:00Z"/>
                <w:rFonts w:asciiTheme="minorHAnsi" w:hAnsiTheme="minorHAnsi" w:cstheme="minorHAnsi"/>
                <w:sz w:val="18"/>
                <w:szCs w:val="18"/>
              </w:rPr>
            </w:pPr>
            <w:del w:id="1175" w:author="Bush, Brian" w:date="2020-09-13T20:31:00Z">
              <w:r w:rsidRPr="00F6665B" w:rsidDel="00CE2A2B">
                <w:rPr>
                  <w:rFonts w:asciiTheme="minorHAnsi" w:hAnsiTheme="minorHAnsi" w:cstheme="minorHAnsi"/>
                  <w:sz w:val="18"/>
                  <w:szCs w:val="18"/>
                </w:rPr>
                <w:delText>28.571429</w:delText>
              </w:r>
            </w:del>
          </w:p>
        </w:tc>
        <w:tc>
          <w:tcPr>
            <w:tcW w:w="0" w:type="auto"/>
          </w:tcPr>
          <w:p w14:paraId="628F39E8" w14:textId="10E74104" w:rsidR="00FC11F0" w:rsidRPr="00F6665B" w:rsidDel="00CE2A2B" w:rsidRDefault="00FC11F0" w:rsidP="00FC325A">
            <w:pPr>
              <w:rPr>
                <w:del w:id="1176" w:author="Bush, Brian" w:date="2020-09-13T20:31:00Z"/>
                <w:rFonts w:asciiTheme="minorHAnsi" w:hAnsiTheme="minorHAnsi" w:cstheme="minorHAnsi"/>
                <w:sz w:val="18"/>
                <w:szCs w:val="18"/>
              </w:rPr>
            </w:pPr>
            <w:del w:id="1177" w:author="Bush, Brian" w:date="2020-09-13T20:31:00Z">
              <w:r w:rsidRPr="00F6665B" w:rsidDel="00CE2A2B">
                <w:rPr>
                  <w:rFonts w:asciiTheme="minorHAnsi" w:hAnsiTheme="minorHAnsi" w:cstheme="minorHAnsi"/>
                  <w:sz w:val="18"/>
                  <w:szCs w:val="18"/>
                </w:rPr>
                <w:delText>22.0</w:delText>
              </w:r>
            </w:del>
          </w:p>
        </w:tc>
        <w:tc>
          <w:tcPr>
            <w:tcW w:w="0" w:type="auto"/>
          </w:tcPr>
          <w:p w14:paraId="2BAD609C" w14:textId="6618D56F" w:rsidR="00FC11F0" w:rsidRPr="00F6665B" w:rsidDel="00CE2A2B" w:rsidRDefault="00FC11F0" w:rsidP="00FC325A">
            <w:pPr>
              <w:rPr>
                <w:del w:id="1178" w:author="Bush, Brian" w:date="2020-09-13T20:31:00Z"/>
                <w:rFonts w:asciiTheme="minorHAnsi" w:hAnsiTheme="minorHAnsi" w:cstheme="minorHAnsi"/>
                <w:sz w:val="18"/>
                <w:szCs w:val="18"/>
              </w:rPr>
            </w:pPr>
            <w:del w:id="1179" w:author="Bush, Brian" w:date="2020-09-13T20:31:00Z">
              <w:r w:rsidRPr="00F6665B" w:rsidDel="00CE2A2B">
                <w:rPr>
                  <w:rFonts w:asciiTheme="minorHAnsi" w:hAnsiTheme="minorHAnsi" w:cstheme="minorHAnsi"/>
                  <w:sz w:val="18"/>
                  <w:szCs w:val="18"/>
                </w:rPr>
                <w:delText>10.0</w:delText>
              </w:r>
            </w:del>
          </w:p>
        </w:tc>
        <w:tc>
          <w:tcPr>
            <w:tcW w:w="0" w:type="auto"/>
          </w:tcPr>
          <w:p w14:paraId="356006A8" w14:textId="43D98D6A" w:rsidR="00FC11F0" w:rsidRPr="00F6665B" w:rsidDel="00CE2A2B" w:rsidRDefault="00FC11F0" w:rsidP="00FC325A">
            <w:pPr>
              <w:rPr>
                <w:del w:id="1180" w:author="Bush, Brian" w:date="2020-09-13T20:31:00Z"/>
                <w:rFonts w:asciiTheme="minorHAnsi" w:hAnsiTheme="minorHAnsi" w:cstheme="minorHAnsi"/>
                <w:sz w:val="18"/>
                <w:szCs w:val="18"/>
              </w:rPr>
            </w:pPr>
            <w:del w:id="1181" w:author="Bush, Brian" w:date="2020-09-13T20:31:00Z">
              <w:r w:rsidRPr="00F6665B" w:rsidDel="00CE2A2B">
                <w:rPr>
                  <w:rFonts w:asciiTheme="minorHAnsi" w:hAnsiTheme="minorHAnsi" w:cstheme="minorHAnsi"/>
                  <w:sz w:val="18"/>
                  <w:szCs w:val="18"/>
                </w:rPr>
                <w:delText>28.755102</w:delText>
              </w:r>
            </w:del>
          </w:p>
        </w:tc>
        <w:tc>
          <w:tcPr>
            <w:tcW w:w="0" w:type="auto"/>
          </w:tcPr>
          <w:p w14:paraId="3FEC2789" w14:textId="4E9D4607" w:rsidR="00FC11F0" w:rsidRPr="00F6665B" w:rsidDel="00CE2A2B" w:rsidRDefault="00FC11F0" w:rsidP="00FC325A">
            <w:pPr>
              <w:rPr>
                <w:del w:id="1182" w:author="Bush, Brian" w:date="2020-09-13T20:31:00Z"/>
                <w:rFonts w:asciiTheme="minorHAnsi" w:hAnsiTheme="minorHAnsi" w:cstheme="minorHAnsi"/>
                <w:sz w:val="18"/>
                <w:szCs w:val="18"/>
              </w:rPr>
            </w:pPr>
            <w:del w:id="1183" w:author="Bush, Brian" w:date="2020-09-13T20:31:00Z">
              <w:r w:rsidRPr="00F6665B" w:rsidDel="00CE2A2B">
                <w:rPr>
                  <w:rFonts w:asciiTheme="minorHAnsi" w:hAnsiTheme="minorHAnsi" w:cstheme="minorHAnsi"/>
                  <w:sz w:val="18"/>
                  <w:szCs w:val="18"/>
                </w:rPr>
                <w:delText>23.0</w:delText>
              </w:r>
            </w:del>
          </w:p>
        </w:tc>
      </w:tr>
      <w:tr w:rsidR="00FC11F0" w:rsidRPr="00F6665B" w:rsidDel="00CE2A2B" w14:paraId="48DF20C1" w14:textId="07029280" w:rsidTr="00FC325A">
        <w:trPr>
          <w:del w:id="1184" w:author="Bush, Brian" w:date="2020-09-13T20:31:00Z"/>
        </w:trPr>
        <w:tc>
          <w:tcPr>
            <w:tcW w:w="0" w:type="auto"/>
          </w:tcPr>
          <w:p w14:paraId="09BE126E" w14:textId="53C48E40" w:rsidR="00FC11F0" w:rsidRPr="00F6665B" w:rsidDel="00CE2A2B" w:rsidRDefault="00FC11F0" w:rsidP="00FC325A">
            <w:pPr>
              <w:rPr>
                <w:del w:id="1185" w:author="Bush, Brian" w:date="2020-09-13T20:31:00Z"/>
                <w:rFonts w:asciiTheme="minorHAnsi" w:hAnsiTheme="minorHAnsi" w:cstheme="minorHAnsi"/>
                <w:sz w:val="18"/>
                <w:szCs w:val="18"/>
              </w:rPr>
            </w:pPr>
            <w:del w:id="1186" w:author="Bush, Brian" w:date="2020-09-13T20:31:00Z">
              <w:r w:rsidRPr="00F6665B" w:rsidDel="00CE2A2B">
                <w:rPr>
                  <w:rFonts w:asciiTheme="minorHAnsi" w:hAnsiTheme="minorHAnsi" w:cstheme="minorHAnsi"/>
                  <w:sz w:val="18"/>
                  <w:szCs w:val="18"/>
                </w:rPr>
                <w:delText>government capital cost share</w:delText>
              </w:r>
            </w:del>
          </w:p>
        </w:tc>
        <w:tc>
          <w:tcPr>
            <w:tcW w:w="0" w:type="auto"/>
          </w:tcPr>
          <w:p w14:paraId="5BD5B7DD" w14:textId="1B8E4A60" w:rsidR="00FC11F0" w:rsidRPr="00F6665B" w:rsidDel="00CE2A2B" w:rsidRDefault="00FC11F0" w:rsidP="00FC325A">
            <w:pPr>
              <w:rPr>
                <w:del w:id="1187" w:author="Bush, Brian" w:date="2020-09-13T20:31:00Z"/>
                <w:rFonts w:asciiTheme="minorHAnsi" w:hAnsiTheme="minorHAnsi" w:cstheme="minorHAnsi"/>
                <w:sz w:val="18"/>
                <w:szCs w:val="18"/>
              </w:rPr>
            </w:pPr>
            <w:del w:id="1188" w:author="Bush, Brian" w:date="2020-09-13T20:31:00Z">
              <w:r w:rsidRPr="00F6665B" w:rsidDel="00CE2A2B">
                <w:rPr>
                  <w:rFonts w:asciiTheme="minorHAnsi" w:hAnsiTheme="minorHAnsi" w:cstheme="minorHAnsi"/>
                  <w:sz w:val="18"/>
                  <w:szCs w:val="18"/>
                </w:rPr>
                <w:delText>10.0</w:delText>
              </w:r>
            </w:del>
          </w:p>
        </w:tc>
        <w:tc>
          <w:tcPr>
            <w:tcW w:w="0" w:type="auto"/>
          </w:tcPr>
          <w:p w14:paraId="30FB7214" w14:textId="5F419E59" w:rsidR="00FC11F0" w:rsidRPr="00F6665B" w:rsidDel="00CE2A2B" w:rsidRDefault="00FC11F0" w:rsidP="00FC325A">
            <w:pPr>
              <w:rPr>
                <w:del w:id="1189" w:author="Bush, Brian" w:date="2020-09-13T20:31:00Z"/>
                <w:rFonts w:asciiTheme="minorHAnsi" w:hAnsiTheme="minorHAnsi" w:cstheme="minorHAnsi"/>
                <w:sz w:val="18"/>
                <w:szCs w:val="18"/>
              </w:rPr>
            </w:pPr>
            <w:del w:id="1190" w:author="Bush, Brian" w:date="2020-09-13T20:31:00Z">
              <w:r w:rsidRPr="00F6665B" w:rsidDel="00CE2A2B">
                <w:rPr>
                  <w:rFonts w:asciiTheme="minorHAnsi" w:hAnsiTheme="minorHAnsi" w:cstheme="minorHAnsi"/>
                  <w:sz w:val="18"/>
                  <w:szCs w:val="18"/>
                </w:rPr>
                <w:delText>27.520408</w:delText>
              </w:r>
            </w:del>
          </w:p>
        </w:tc>
        <w:tc>
          <w:tcPr>
            <w:tcW w:w="0" w:type="auto"/>
          </w:tcPr>
          <w:p w14:paraId="3954261C" w14:textId="76C4D1ED" w:rsidR="00FC11F0" w:rsidRPr="00F6665B" w:rsidDel="00CE2A2B" w:rsidRDefault="00FC11F0" w:rsidP="00FC325A">
            <w:pPr>
              <w:rPr>
                <w:del w:id="1191" w:author="Bush, Brian" w:date="2020-09-13T20:31:00Z"/>
                <w:rFonts w:asciiTheme="minorHAnsi" w:hAnsiTheme="minorHAnsi" w:cstheme="minorHAnsi"/>
                <w:sz w:val="18"/>
                <w:szCs w:val="18"/>
              </w:rPr>
            </w:pPr>
            <w:del w:id="1192" w:author="Bush, Brian" w:date="2020-09-13T20:31:00Z">
              <w:r w:rsidRPr="00F6665B" w:rsidDel="00CE2A2B">
                <w:rPr>
                  <w:rFonts w:asciiTheme="minorHAnsi" w:hAnsiTheme="minorHAnsi" w:cstheme="minorHAnsi"/>
                  <w:sz w:val="18"/>
                  <w:szCs w:val="18"/>
                </w:rPr>
                <w:delText>23.0</w:delText>
              </w:r>
            </w:del>
          </w:p>
        </w:tc>
        <w:tc>
          <w:tcPr>
            <w:tcW w:w="0" w:type="auto"/>
          </w:tcPr>
          <w:p w14:paraId="6C46C687" w14:textId="2CD4EC58" w:rsidR="00FC11F0" w:rsidRPr="00F6665B" w:rsidDel="00CE2A2B" w:rsidRDefault="00FC11F0" w:rsidP="00FC325A">
            <w:pPr>
              <w:rPr>
                <w:del w:id="1193" w:author="Bush, Brian" w:date="2020-09-13T20:31:00Z"/>
                <w:rFonts w:asciiTheme="minorHAnsi" w:hAnsiTheme="minorHAnsi" w:cstheme="minorHAnsi"/>
                <w:sz w:val="18"/>
                <w:szCs w:val="18"/>
              </w:rPr>
            </w:pPr>
            <w:del w:id="1194" w:author="Bush, Brian" w:date="2020-09-13T20:31:00Z">
              <w:r w:rsidRPr="00F6665B" w:rsidDel="00CE2A2B">
                <w:rPr>
                  <w:rFonts w:asciiTheme="minorHAnsi" w:hAnsiTheme="minorHAnsi" w:cstheme="minorHAnsi"/>
                  <w:sz w:val="18"/>
                  <w:szCs w:val="18"/>
                </w:rPr>
                <w:delText>8.0</w:delText>
              </w:r>
            </w:del>
          </w:p>
        </w:tc>
        <w:tc>
          <w:tcPr>
            <w:tcW w:w="0" w:type="auto"/>
          </w:tcPr>
          <w:p w14:paraId="723B1862" w14:textId="45A91E30" w:rsidR="00FC11F0" w:rsidRPr="00F6665B" w:rsidDel="00CE2A2B" w:rsidRDefault="00FC11F0" w:rsidP="00FC325A">
            <w:pPr>
              <w:rPr>
                <w:del w:id="1195" w:author="Bush, Brian" w:date="2020-09-13T20:31:00Z"/>
                <w:rFonts w:asciiTheme="minorHAnsi" w:hAnsiTheme="minorHAnsi" w:cstheme="minorHAnsi"/>
                <w:sz w:val="18"/>
                <w:szCs w:val="18"/>
              </w:rPr>
            </w:pPr>
            <w:del w:id="1196" w:author="Bush, Brian" w:date="2020-09-13T20:31:00Z">
              <w:r w:rsidRPr="00F6665B" w:rsidDel="00CE2A2B">
                <w:rPr>
                  <w:rFonts w:asciiTheme="minorHAnsi" w:hAnsiTheme="minorHAnsi" w:cstheme="minorHAnsi"/>
                  <w:sz w:val="18"/>
                  <w:szCs w:val="18"/>
                </w:rPr>
                <w:delText>27.357143</w:delText>
              </w:r>
            </w:del>
          </w:p>
        </w:tc>
        <w:tc>
          <w:tcPr>
            <w:tcW w:w="0" w:type="auto"/>
          </w:tcPr>
          <w:p w14:paraId="602364CE" w14:textId="5A90FB39" w:rsidR="00FC11F0" w:rsidRPr="00F6665B" w:rsidDel="00CE2A2B" w:rsidRDefault="00FC11F0" w:rsidP="00FC325A">
            <w:pPr>
              <w:rPr>
                <w:del w:id="1197" w:author="Bush, Brian" w:date="2020-09-13T20:31:00Z"/>
                <w:rFonts w:asciiTheme="minorHAnsi" w:hAnsiTheme="minorHAnsi" w:cstheme="minorHAnsi"/>
                <w:sz w:val="18"/>
                <w:szCs w:val="18"/>
              </w:rPr>
            </w:pPr>
            <w:del w:id="1198" w:author="Bush, Brian" w:date="2020-09-13T20:31:00Z">
              <w:r w:rsidRPr="00F6665B" w:rsidDel="00CE2A2B">
                <w:rPr>
                  <w:rFonts w:asciiTheme="minorHAnsi" w:hAnsiTheme="minorHAnsi" w:cstheme="minorHAnsi"/>
                  <w:sz w:val="18"/>
                  <w:szCs w:val="18"/>
                </w:rPr>
                <w:delText>23.0</w:delText>
              </w:r>
            </w:del>
          </w:p>
        </w:tc>
      </w:tr>
      <w:tr w:rsidR="00FC11F0" w:rsidRPr="00F6665B" w:rsidDel="00CE2A2B" w14:paraId="42D172FC" w14:textId="5125394E" w:rsidTr="00FC325A">
        <w:trPr>
          <w:del w:id="1199" w:author="Bush, Brian" w:date="2020-09-13T20:31:00Z"/>
        </w:trPr>
        <w:tc>
          <w:tcPr>
            <w:tcW w:w="0" w:type="auto"/>
          </w:tcPr>
          <w:p w14:paraId="32F877DC" w14:textId="0762F755" w:rsidR="00FC11F0" w:rsidRPr="00F6665B" w:rsidDel="00CE2A2B" w:rsidRDefault="00FC11F0" w:rsidP="00FC325A">
            <w:pPr>
              <w:rPr>
                <w:del w:id="1200" w:author="Bush, Brian" w:date="2020-09-13T20:31:00Z"/>
                <w:rFonts w:asciiTheme="minorHAnsi" w:hAnsiTheme="minorHAnsi" w:cstheme="minorHAnsi"/>
                <w:sz w:val="18"/>
                <w:szCs w:val="18"/>
              </w:rPr>
            </w:pPr>
            <w:del w:id="1201" w:author="Bush, Brian" w:date="2020-09-13T20:31:00Z">
              <w:r w:rsidRPr="00F6665B" w:rsidDel="00CE2A2B">
                <w:rPr>
                  <w:rFonts w:asciiTheme="minorHAnsi" w:hAnsiTheme="minorHAnsi" w:cstheme="minorHAnsi"/>
                  <w:sz w:val="18"/>
                  <w:szCs w:val="18"/>
                </w:rPr>
                <w:delText>strategic value to external investors</w:delText>
              </w:r>
            </w:del>
          </w:p>
        </w:tc>
        <w:tc>
          <w:tcPr>
            <w:tcW w:w="0" w:type="auto"/>
          </w:tcPr>
          <w:p w14:paraId="011B1468" w14:textId="5D8050D4" w:rsidR="00FC11F0" w:rsidRPr="00F6665B" w:rsidDel="00CE2A2B" w:rsidRDefault="00FC11F0" w:rsidP="00FC325A">
            <w:pPr>
              <w:rPr>
                <w:del w:id="1202" w:author="Bush, Brian" w:date="2020-09-13T20:31:00Z"/>
                <w:rFonts w:asciiTheme="minorHAnsi" w:hAnsiTheme="minorHAnsi" w:cstheme="minorHAnsi"/>
                <w:sz w:val="18"/>
                <w:szCs w:val="18"/>
              </w:rPr>
            </w:pPr>
            <w:del w:id="1203" w:author="Bush, Brian" w:date="2020-09-13T20:31:00Z">
              <w:r w:rsidRPr="00F6665B" w:rsidDel="00CE2A2B">
                <w:rPr>
                  <w:rFonts w:asciiTheme="minorHAnsi" w:hAnsiTheme="minorHAnsi" w:cstheme="minorHAnsi"/>
                  <w:sz w:val="18"/>
                  <w:szCs w:val="18"/>
                </w:rPr>
                <w:delText>3.0</w:delText>
              </w:r>
            </w:del>
          </w:p>
        </w:tc>
        <w:tc>
          <w:tcPr>
            <w:tcW w:w="0" w:type="auto"/>
          </w:tcPr>
          <w:p w14:paraId="06EA9953" w14:textId="6F918EA0" w:rsidR="00FC11F0" w:rsidRPr="00F6665B" w:rsidDel="00CE2A2B" w:rsidRDefault="00FC11F0" w:rsidP="00FC325A">
            <w:pPr>
              <w:rPr>
                <w:del w:id="1204" w:author="Bush, Brian" w:date="2020-09-13T20:31:00Z"/>
                <w:rFonts w:asciiTheme="minorHAnsi" w:hAnsiTheme="minorHAnsi" w:cstheme="minorHAnsi"/>
                <w:sz w:val="18"/>
                <w:szCs w:val="18"/>
              </w:rPr>
            </w:pPr>
            <w:del w:id="1205" w:author="Bush, Brian" w:date="2020-09-13T20:31:00Z">
              <w:r w:rsidRPr="00F6665B" w:rsidDel="00CE2A2B">
                <w:rPr>
                  <w:rFonts w:asciiTheme="minorHAnsi" w:hAnsiTheme="minorHAnsi" w:cstheme="minorHAnsi"/>
                  <w:sz w:val="18"/>
                  <w:szCs w:val="18"/>
                </w:rPr>
                <w:delText>26.132653</w:delText>
              </w:r>
            </w:del>
          </w:p>
        </w:tc>
        <w:tc>
          <w:tcPr>
            <w:tcW w:w="0" w:type="auto"/>
          </w:tcPr>
          <w:p w14:paraId="7108B9D3" w14:textId="710B6E94" w:rsidR="00FC11F0" w:rsidRPr="00F6665B" w:rsidDel="00CE2A2B" w:rsidRDefault="00FC11F0" w:rsidP="00FC325A">
            <w:pPr>
              <w:rPr>
                <w:del w:id="1206" w:author="Bush, Brian" w:date="2020-09-13T20:31:00Z"/>
                <w:rFonts w:asciiTheme="minorHAnsi" w:hAnsiTheme="minorHAnsi" w:cstheme="minorHAnsi"/>
                <w:sz w:val="18"/>
                <w:szCs w:val="18"/>
              </w:rPr>
            </w:pPr>
            <w:del w:id="1207" w:author="Bush, Brian" w:date="2020-09-13T20:31:00Z">
              <w:r w:rsidRPr="00F6665B" w:rsidDel="00CE2A2B">
                <w:rPr>
                  <w:rFonts w:asciiTheme="minorHAnsi" w:hAnsiTheme="minorHAnsi" w:cstheme="minorHAnsi"/>
                  <w:sz w:val="18"/>
                  <w:szCs w:val="18"/>
                </w:rPr>
                <w:delText>23.0</w:delText>
              </w:r>
            </w:del>
          </w:p>
        </w:tc>
        <w:tc>
          <w:tcPr>
            <w:tcW w:w="0" w:type="auto"/>
          </w:tcPr>
          <w:p w14:paraId="76CDD397" w14:textId="6FBD821E" w:rsidR="00FC11F0" w:rsidRPr="00F6665B" w:rsidDel="00CE2A2B" w:rsidRDefault="00FC11F0" w:rsidP="00FC325A">
            <w:pPr>
              <w:rPr>
                <w:del w:id="1208" w:author="Bush, Brian" w:date="2020-09-13T20:31:00Z"/>
                <w:rFonts w:asciiTheme="minorHAnsi" w:hAnsiTheme="minorHAnsi" w:cstheme="minorHAnsi"/>
                <w:sz w:val="18"/>
                <w:szCs w:val="18"/>
              </w:rPr>
            </w:pPr>
            <w:del w:id="1209" w:author="Bush, Brian" w:date="2020-09-13T20:31:00Z">
              <w:r w:rsidRPr="00F6665B" w:rsidDel="00CE2A2B">
                <w:rPr>
                  <w:rFonts w:asciiTheme="minorHAnsi" w:hAnsiTheme="minorHAnsi" w:cstheme="minorHAnsi"/>
                  <w:sz w:val="18"/>
                  <w:szCs w:val="18"/>
                </w:rPr>
                <w:delText>3.0</w:delText>
              </w:r>
            </w:del>
          </w:p>
        </w:tc>
        <w:tc>
          <w:tcPr>
            <w:tcW w:w="0" w:type="auto"/>
          </w:tcPr>
          <w:p w14:paraId="513B3AB8" w14:textId="2984295E" w:rsidR="00FC11F0" w:rsidRPr="00F6665B" w:rsidDel="00CE2A2B" w:rsidRDefault="00FC11F0" w:rsidP="00FC325A">
            <w:pPr>
              <w:rPr>
                <w:del w:id="1210" w:author="Bush, Brian" w:date="2020-09-13T20:31:00Z"/>
                <w:rFonts w:asciiTheme="minorHAnsi" w:hAnsiTheme="minorHAnsi" w:cstheme="minorHAnsi"/>
                <w:sz w:val="18"/>
                <w:szCs w:val="18"/>
              </w:rPr>
            </w:pPr>
            <w:del w:id="1211" w:author="Bush, Brian" w:date="2020-09-13T20:31:00Z">
              <w:r w:rsidRPr="00F6665B" w:rsidDel="00CE2A2B">
                <w:rPr>
                  <w:rFonts w:asciiTheme="minorHAnsi" w:hAnsiTheme="minorHAnsi" w:cstheme="minorHAnsi"/>
                  <w:sz w:val="18"/>
                  <w:szCs w:val="18"/>
                </w:rPr>
                <w:delText>26.265306</w:delText>
              </w:r>
            </w:del>
          </w:p>
        </w:tc>
        <w:tc>
          <w:tcPr>
            <w:tcW w:w="0" w:type="auto"/>
          </w:tcPr>
          <w:p w14:paraId="68489037" w14:textId="32BE7F45" w:rsidR="00FC11F0" w:rsidRPr="00F6665B" w:rsidDel="00CE2A2B" w:rsidRDefault="00FC11F0" w:rsidP="00FC325A">
            <w:pPr>
              <w:rPr>
                <w:del w:id="1212" w:author="Bush, Brian" w:date="2020-09-13T20:31:00Z"/>
                <w:rFonts w:asciiTheme="minorHAnsi" w:hAnsiTheme="minorHAnsi" w:cstheme="minorHAnsi"/>
                <w:sz w:val="18"/>
                <w:szCs w:val="18"/>
              </w:rPr>
            </w:pPr>
            <w:del w:id="1213" w:author="Bush, Brian" w:date="2020-09-13T20:31:00Z">
              <w:r w:rsidRPr="00F6665B" w:rsidDel="00CE2A2B">
                <w:rPr>
                  <w:rFonts w:asciiTheme="minorHAnsi" w:hAnsiTheme="minorHAnsi" w:cstheme="minorHAnsi"/>
                  <w:sz w:val="18"/>
                  <w:szCs w:val="18"/>
                </w:rPr>
                <w:delText>20.0</w:delText>
              </w:r>
            </w:del>
          </w:p>
        </w:tc>
      </w:tr>
      <w:tr w:rsidR="00FC11F0" w:rsidRPr="00F6665B" w:rsidDel="00CE2A2B" w14:paraId="6836852F" w14:textId="2CBDD3A7" w:rsidTr="00FC325A">
        <w:trPr>
          <w:del w:id="1214" w:author="Bush, Brian" w:date="2020-09-13T20:31:00Z"/>
        </w:trPr>
        <w:tc>
          <w:tcPr>
            <w:tcW w:w="0" w:type="auto"/>
          </w:tcPr>
          <w:p w14:paraId="783501B0" w14:textId="0AD9E727" w:rsidR="00FC11F0" w:rsidRPr="00F6665B" w:rsidDel="00CE2A2B" w:rsidRDefault="00FC11F0" w:rsidP="00FC325A">
            <w:pPr>
              <w:rPr>
                <w:del w:id="1215" w:author="Bush, Brian" w:date="2020-09-13T20:31:00Z"/>
                <w:rFonts w:asciiTheme="minorHAnsi" w:hAnsiTheme="minorHAnsi" w:cstheme="minorHAnsi"/>
                <w:sz w:val="18"/>
                <w:szCs w:val="18"/>
              </w:rPr>
            </w:pPr>
            <w:del w:id="1216" w:author="Bush, Brian" w:date="2020-09-13T20:31:00Z">
              <w:r w:rsidRPr="00F6665B" w:rsidDel="00CE2A2B">
                <w:rPr>
                  <w:rFonts w:asciiTheme="minorHAnsi" w:hAnsiTheme="minorHAnsi" w:cstheme="minorHAnsi"/>
                  <w:sz w:val="18"/>
                  <w:szCs w:val="18"/>
                </w:rPr>
                <w:delText>piloting failure distribution max</w:delText>
              </w:r>
            </w:del>
          </w:p>
        </w:tc>
        <w:tc>
          <w:tcPr>
            <w:tcW w:w="0" w:type="auto"/>
          </w:tcPr>
          <w:p w14:paraId="248EBC78" w14:textId="706A3AFF" w:rsidR="00FC11F0" w:rsidRPr="00F6665B" w:rsidDel="00CE2A2B" w:rsidRDefault="00FC11F0" w:rsidP="00FC325A">
            <w:pPr>
              <w:rPr>
                <w:del w:id="1217" w:author="Bush, Brian" w:date="2020-09-13T20:31:00Z"/>
                <w:rFonts w:asciiTheme="minorHAnsi" w:hAnsiTheme="minorHAnsi" w:cstheme="minorHAnsi"/>
                <w:sz w:val="18"/>
                <w:szCs w:val="18"/>
              </w:rPr>
            </w:pPr>
            <w:del w:id="1218" w:author="Bush, Brian" w:date="2020-09-13T20:31:00Z">
              <w:r w:rsidRPr="00F6665B" w:rsidDel="00CE2A2B">
                <w:rPr>
                  <w:rFonts w:asciiTheme="minorHAnsi" w:hAnsiTheme="minorHAnsi" w:cstheme="minorHAnsi"/>
                  <w:sz w:val="18"/>
                  <w:szCs w:val="18"/>
                </w:rPr>
                <w:delText>7.0</w:delText>
              </w:r>
            </w:del>
          </w:p>
        </w:tc>
        <w:tc>
          <w:tcPr>
            <w:tcW w:w="0" w:type="auto"/>
          </w:tcPr>
          <w:p w14:paraId="12E10111" w14:textId="0C27DBE4" w:rsidR="00FC11F0" w:rsidRPr="00F6665B" w:rsidDel="00CE2A2B" w:rsidRDefault="00FC11F0" w:rsidP="00FC325A">
            <w:pPr>
              <w:rPr>
                <w:del w:id="1219" w:author="Bush, Brian" w:date="2020-09-13T20:31:00Z"/>
                <w:rFonts w:asciiTheme="minorHAnsi" w:hAnsiTheme="minorHAnsi" w:cstheme="minorHAnsi"/>
                <w:sz w:val="18"/>
                <w:szCs w:val="18"/>
              </w:rPr>
            </w:pPr>
            <w:del w:id="1220" w:author="Bush, Brian" w:date="2020-09-13T20:31:00Z">
              <w:r w:rsidRPr="00F6665B" w:rsidDel="00CE2A2B">
                <w:rPr>
                  <w:rFonts w:asciiTheme="minorHAnsi" w:hAnsiTheme="minorHAnsi" w:cstheme="minorHAnsi"/>
                  <w:sz w:val="18"/>
                  <w:szCs w:val="18"/>
                </w:rPr>
                <w:delText>27.571429</w:delText>
              </w:r>
            </w:del>
          </w:p>
        </w:tc>
        <w:tc>
          <w:tcPr>
            <w:tcW w:w="0" w:type="auto"/>
          </w:tcPr>
          <w:p w14:paraId="5CF2A8DD" w14:textId="4AE253F8" w:rsidR="00FC11F0" w:rsidRPr="00F6665B" w:rsidDel="00CE2A2B" w:rsidRDefault="00FC11F0" w:rsidP="00FC325A">
            <w:pPr>
              <w:rPr>
                <w:del w:id="1221" w:author="Bush, Brian" w:date="2020-09-13T20:31:00Z"/>
                <w:rFonts w:asciiTheme="minorHAnsi" w:hAnsiTheme="minorHAnsi" w:cstheme="minorHAnsi"/>
                <w:sz w:val="18"/>
                <w:szCs w:val="18"/>
              </w:rPr>
            </w:pPr>
            <w:del w:id="1222" w:author="Bush, Brian" w:date="2020-09-13T20:31:00Z">
              <w:r w:rsidRPr="00F6665B" w:rsidDel="00CE2A2B">
                <w:rPr>
                  <w:rFonts w:asciiTheme="minorHAnsi" w:hAnsiTheme="minorHAnsi" w:cstheme="minorHAnsi"/>
                  <w:sz w:val="18"/>
                  <w:szCs w:val="18"/>
                </w:rPr>
                <w:delText>24.0</w:delText>
              </w:r>
            </w:del>
          </w:p>
        </w:tc>
        <w:tc>
          <w:tcPr>
            <w:tcW w:w="0" w:type="auto"/>
          </w:tcPr>
          <w:p w14:paraId="64450F42" w14:textId="372FB6DC" w:rsidR="00FC11F0" w:rsidRPr="00F6665B" w:rsidDel="00CE2A2B" w:rsidRDefault="00FC11F0" w:rsidP="00FC325A">
            <w:pPr>
              <w:rPr>
                <w:del w:id="1223" w:author="Bush, Brian" w:date="2020-09-13T20:31:00Z"/>
                <w:rFonts w:asciiTheme="minorHAnsi" w:hAnsiTheme="minorHAnsi" w:cstheme="minorHAnsi"/>
                <w:sz w:val="18"/>
                <w:szCs w:val="18"/>
              </w:rPr>
            </w:pPr>
            <w:del w:id="1224" w:author="Bush, Brian" w:date="2020-09-13T20:31:00Z">
              <w:r w:rsidRPr="00F6665B" w:rsidDel="00CE2A2B">
                <w:rPr>
                  <w:rFonts w:asciiTheme="minorHAnsi" w:hAnsiTheme="minorHAnsi" w:cstheme="minorHAnsi"/>
                  <w:sz w:val="18"/>
                  <w:szCs w:val="18"/>
                </w:rPr>
                <w:delText>4.0</w:delText>
              </w:r>
            </w:del>
          </w:p>
        </w:tc>
        <w:tc>
          <w:tcPr>
            <w:tcW w:w="0" w:type="auto"/>
          </w:tcPr>
          <w:p w14:paraId="4867432C" w14:textId="210D4D7A" w:rsidR="00FC11F0" w:rsidRPr="00F6665B" w:rsidDel="00CE2A2B" w:rsidRDefault="00FC11F0" w:rsidP="00FC325A">
            <w:pPr>
              <w:rPr>
                <w:del w:id="1225" w:author="Bush, Brian" w:date="2020-09-13T20:31:00Z"/>
                <w:rFonts w:asciiTheme="minorHAnsi" w:hAnsiTheme="minorHAnsi" w:cstheme="minorHAnsi"/>
                <w:sz w:val="18"/>
                <w:szCs w:val="18"/>
              </w:rPr>
            </w:pPr>
            <w:del w:id="1226" w:author="Bush, Brian" w:date="2020-09-13T20:31:00Z">
              <w:r w:rsidRPr="00F6665B" w:rsidDel="00CE2A2B">
                <w:rPr>
                  <w:rFonts w:asciiTheme="minorHAnsi" w:hAnsiTheme="minorHAnsi" w:cstheme="minorHAnsi"/>
                  <w:sz w:val="18"/>
                  <w:szCs w:val="18"/>
                </w:rPr>
                <w:delText>27.397959</w:delText>
              </w:r>
            </w:del>
          </w:p>
        </w:tc>
        <w:tc>
          <w:tcPr>
            <w:tcW w:w="0" w:type="auto"/>
          </w:tcPr>
          <w:p w14:paraId="3C88D3EA" w14:textId="4AD01B8D" w:rsidR="00FC11F0" w:rsidRPr="00F6665B" w:rsidDel="00CE2A2B" w:rsidRDefault="00FC11F0" w:rsidP="00FC325A">
            <w:pPr>
              <w:rPr>
                <w:del w:id="1227" w:author="Bush, Brian" w:date="2020-09-13T20:31:00Z"/>
                <w:rFonts w:asciiTheme="minorHAnsi" w:hAnsiTheme="minorHAnsi" w:cstheme="minorHAnsi"/>
                <w:sz w:val="18"/>
                <w:szCs w:val="18"/>
              </w:rPr>
            </w:pPr>
            <w:del w:id="1228" w:author="Bush, Brian" w:date="2020-09-13T20:31:00Z">
              <w:r w:rsidRPr="00F6665B" w:rsidDel="00CE2A2B">
                <w:rPr>
                  <w:rFonts w:asciiTheme="minorHAnsi" w:hAnsiTheme="minorHAnsi" w:cstheme="minorHAnsi"/>
                  <w:sz w:val="18"/>
                  <w:szCs w:val="18"/>
                </w:rPr>
                <w:delText>24.0</w:delText>
              </w:r>
            </w:del>
          </w:p>
        </w:tc>
      </w:tr>
      <w:tr w:rsidR="00FC11F0" w:rsidRPr="00F6665B" w:rsidDel="00CE2A2B" w14:paraId="6988E210" w14:textId="5911BCE4" w:rsidTr="00FC325A">
        <w:trPr>
          <w:del w:id="1229" w:author="Bush, Brian" w:date="2020-09-13T20:31:00Z"/>
        </w:trPr>
        <w:tc>
          <w:tcPr>
            <w:tcW w:w="0" w:type="auto"/>
          </w:tcPr>
          <w:p w14:paraId="0EA0395D" w14:textId="4A2AF571" w:rsidR="00FC11F0" w:rsidRPr="00F6665B" w:rsidDel="00CE2A2B" w:rsidRDefault="00FC11F0" w:rsidP="00FC325A">
            <w:pPr>
              <w:rPr>
                <w:del w:id="1230" w:author="Bush, Brian" w:date="2020-09-13T20:31:00Z"/>
                <w:rFonts w:asciiTheme="minorHAnsi" w:hAnsiTheme="minorHAnsi" w:cstheme="minorHAnsi"/>
                <w:sz w:val="18"/>
                <w:szCs w:val="18"/>
              </w:rPr>
            </w:pPr>
            <w:del w:id="1231" w:author="Bush, Brian" w:date="2020-09-13T20:31:00Z">
              <w:r w:rsidRPr="00F6665B" w:rsidDel="00CE2A2B">
                <w:rPr>
                  <w:rFonts w:asciiTheme="minorHAnsi" w:hAnsiTheme="minorHAnsi" w:cstheme="minorHAnsi"/>
                  <w:sz w:val="18"/>
                  <w:szCs w:val="18"/>
                </w:rPr>
                <w:delText>startup piloting period</w:delText>
              </w:r>
            </w:del>
          </w:p>
        </w:tc>
        <w:tc>
          <w:tcPr>
            <w:tcW w:w="0" w:type="auto"/>
          </w:tcPr>
          <w:p w14:paraId="33C55DBB" w14:textId="1DFE64FF" w:rsidR="00FC11F0" w:rsidRPr="00F6665B" w:rsidDel="00CE2A2B" w:rsidRDefault="00FC11F0" w:rsidP="00FC325A">
            <w:pPr>
              <w:rPr>
                <w:del w:id="1232" w:author="Bush, Brian" w:date="2020-09-13T20:31:00Z"/>
                <w:rFonts w:asciiTheme="minorHAnsi" w:hAnsiTheme="minorHAnsi" w:cstheme="minorHAnsi"/>
                <w:sz w:val="18"/>
                <w:szCs w:val="18"/>
              </w:rPr>
            </w:pPr>
            <w:del w:id="1233" w:author="Bush, Brian" w:date="2020-09-13T20:31:00Z">
              <w:r w:rsidRPr="00F6665B" w:rsidDel="00CE2A2B">
                <w:rPr>
                  <w:rFonts w:asciiTheme="minorHAnsi" w:hAnsiTheme="minorHAnsi" w:cstheme="minorHAnsi"/>
                  <w:sz w:val="18"/>
                  <w:szCs w:val="18"/>
                </w:rPr>
                <w:delText>11.0</w:delText>
              </w:r>
            </w:del>
          </w:p>
        </w:tc>
        <w:tc>
          <w:tcPr>
            <w:tcW w:w="0" w:type="auto"/>
          </w:tcPr>
          <w:p w14:paraId="35A9AA92" w14:textId="033BB774" w:rsidR="00FC11F0" w:rsidRPr="00F6665B" w:rsidDel="00CE2A2B" w:rsidRDefault="00FC11F0" w:rsidP="00FC325A">
            <w:pPr>
              <w:rPr>
                <w:del w:id="1234" w:author="Bush, Brian" w:date="2020-09-13T20:31:00Z"/>
                <w:rFonts w:asciiTheme="minorHAnsi" w:hAnsiTheme="minorHAnsi" w:cstheme="minorHAnsi"/>
                <w:sz w:val="18"/>
                <w:szCs w:val="18"/>
              </w:rPr>
            </w:pPr>
            <w:del w:id="1235" w:author="Bush, Brian" w:date="2020-09-13T20:31:00Z">
              <w:r w:rsidRPr="00F6665B" w:rsidDel="00CE2A2B">
                <w:rPr>
                  <w:rFonts w:asciiTheme="minorHAnsi" w:hAnsiTheme="minorHAnsi" w:cstheme="minorHAnsi"/>
                  <w:sz w:val="18"/>
                  <w:szCs w:val="18"/>
                </w:rPr>
                <w:delText>28.459184</w:delText>
              </w:r>
            </w:del>
          </w:p>
        </w:tc>
        <w:tc>
          <w:tcPr>
            <w:tcW w:w="0" w:type="auto"/>
          </w:tcPr>
          <w:p w14:paraId="4901827F" w14:textId="15338ED1" w:rsidR="00FC11F0" w:rsidRPr="00F6665B" w:rsidDel="00CE2A2B" w:rsidRDefault="00FC11F0" w:rsidP="00FC325A">
            <w:pPr>
              <w:rPr>
                <w:del w:id="1236" w:author="Bush, Brian" w:date="2020-09-13T20:31:00Z"/>
                <w:rFonts w:asciiTheme="minorHAnsi" w:hAnsiTheme="minorHAnsi" w:cstheme="minorHAnsi"/>
                <w:sz w:val="18"/>
                <w:szCs w:val="18"/>
              </w:rPr>
            </w:pPr>
            <w:del w:id="1237" w:author="Bush, Brian" w:date="2020-09-13T20:31:00Z">
              <w:r w:rsidRPr="00F6665B" w:rsidDel="00CE2A2B">
                <w:rPr>
                  <w:rFonts w:asciiTheme="minorHAnsi" w:hAnsiTheme="minorHAnsi" w:cstheme="minorHAnsi"/>
                  <w:sz w:val="18"/>
                  <w:szCs w:val="18"/>
                </w:rPr>
                <w:delText>25.5</w:delText>
              </w:r>
            </w:del>
          </w:p>
        </w:tc>
        <w:tc>
          <w:tcPr>
            <w:tcW w:w="0" w:type="auto"/>
          </w:tcPr>
          <w:p w14:paraId="59F82BB6" w14:textId="2C4D9764" w:rsidR="00FC11F0" w:rsidRPr="00F6665B" w:rsidDel="00CE2A2B" w:rsidRDefault="00FC11F0" w:rsidP="00FC325A">
            <w:pPr>
              <w:rPr>
                <w:del w:id="1238" w:author="Bush, Brian" w:date="2020-09-13T20:31:00Z"/>
                <w:rFonts w:asciiTheme="minorHAnsi" w:hAnsiTheme="minorHAnsi" w:cstheme="minorHAnsi"/>
                <w:sz w:val="18"/>
                <w:szCs w:val="18"/>
              </w:rPr>
            </w:pPr>
            <w:del w:id="1239" w:author="Bush, Brian" w:date="2020-09-13T20:31:00Z">
              <w:r w:rsidRPr="00F6665B" w:rsidDel="00CE2A2B">
                <w:rPr>
                  <w:rFonts w:asciiTheme="minorHAnsi" w:hAnsiTheme="minorHAnsi" w:cstheme="minorHAnsi"/>
                  <w:sz w:val="18"/>
                  <w:szCs w:val="18"/>
                </w:rPr>
                <w:delText>6.0</w:delText>
              </w:r>
            </w:del>
          </w:p>
        </w:tc>
        <w:tc>
          <w:tcPr>
            <w:tcW w:w="0" w:type="auto"/>
          </w:tcPr>
          <w:p w14:paraId="20B1BC56" w14:textId="6F1AB827" w:rsidR="00FC11F0" w:rsidRPr="00F6665B" w:rsidDel="00CE2A2B" w:rsidRDefault="00FC11F0" w:rsidP="00FC325A">
            <w:pPr>
              <w:rPr>
                <w:del w:id="1240" w:author="Bush, Brian" w:date="2020-09-13T20:31:00Z"/>
                <w:rFonts w:asciiTheme="minorHAnsi" w:hAnsiTheme="minorHAnsi" w:cstheme="minorHAnsi"/>
                <w:sz w:val="18"/>
                <w:szCs w:val="18"/>
              </w:rPr>
            </w:pPr>
            <w:del w:id="1241" w:author="Bush, Brian" w:date="2020-09-13T20:31:00Z">
              <w:r w:rsidRPr="00F6665B" w:rsidDel="00CE2A2B">
                <w:rPr>
                  <w:rFonts w:asciiTheme="minorHAnsi" w:hAnsiTheme="minorHAnsi" w:cstheme="minorHAnsi"/>
                  <w:sz w:val="18"/>
                  <w:szCs w:val="18"/>
                </w:rPr>
                <w:delText>28.020408</w:delText>
              </w:r>
            </w:del>
          </w:p>
        </w:tc>
        <w:tc>
          <w:tcPr>
            <w:tcW w:w="0" w:type="auto"/>
          </w:tcPr>
          <w:p w14:paraId="5D92F333" w14:textId="7B2F1A52" w:rsidR="00FC11F0" w:rsidRPr="00F6665B" w:rsidDel="00CE2A2B" w:rsidRDefault="00FC11F0" w:rsidP="00FC325A">
            <w:pPr>
              <w:rPr>
                <w:del w:id="1242" w:author="Bush, Brian" w:date="2020-09-13T20:31:00Z"/>
                <w:rFonts w:asciiTheme="minorHAnsi" w:hAnsiTheme="minorHAnsi" w:cstheme="minorHAnsi"/>
                <w:sz w:val="18"/>
                <w:szCs w:val="18"/>
              </w:rPr>
            </w:pPr>
            <w:del w:id="1243" w:author="Bush, Brian" w:date="2020-09-13T20:31:00Z">
              <w:r w:rsidRPr="00F6665B" w:rsidDel="00CE2A2B">
                <w:rPr>
                  <w:rFonts w:asciiTheme="minorHAnsi" w:hAnsiTheme="minorHAnsi" w:cstheme="minorHAnsi"/>
                  <w:sz w:val="18"/>
                  <w:szCs w:val="18"/>
                </w:rPr>
                <w:delText>25.5</w:delText>
              </w:r>
            </w:del>
          </w:p>
        </w:tc>
      </w:tr>
      <w:tr w:rsidR="00FC11F0" w:rsidRPr="00F6665B" w:rsidDel="00CE2A2B" w14:paraId="2640011D" w14:textId="550C3B0E" w:rsidTr="00FC325A">
        <w:trPr>
          <w:del w:id="1244" w:author="Bush, Brian" w:date="2020-09-13T20:31:00Z"/>
        </w:trPr>
        <w:tc>
          <w:tcPr>
            <w:tcW w:w="0" w:type="auto"/>
          </w:tcPr>
          <w:p w14:paraId="4355674A" w14:textId="405D83DD" w:rsidR="00FC11F0" w:rsidRPr="00F6665B" w:rsidDel="00CE2A2B" w:rsidRDefault="00FC11F0" w:rsidP="00FC325A">
            <w:pPr>
              <w:rPr>
                <w:del w:id="1245" w:author="Bush, Brian" w:date="2020-09-13T20:31:00Z"/>
                <w:rFonts w:asciiTheme="minorHAnsi" w:hAnsiTheme="minorHAnsi" w:cstheme="minorHAnsi"/>
                <w:sz w:val="18"/>
                <w:szCs w:val="18"/>
              </w:rPr>
            </w:pPr>
            <w:del w:id="1246" w:author="Bush, Brian" w:date="2020-09-13T20:31:00Z">
              <w:r w:rsidRPr="00F6665B" w:rsidDel="00CE2A2B">
                <w:rPr>
                  <w:rFonts w:asciiTheme="minorHAnsi" w:hAnsiTheme="minorHAnsi" w:cstheme="minorHAnsi"/>
                  <w:sz w:val="18"/>
                  <w:szCs w:val="18"/>
                </w:rPr>
                <w:delText>commercial plant capacity</w:delText>
              </w:r>
            </w:del>
          </w:p>
        </w:tc>
        <w:tc>
          <w:tcPr>
            <w:tcW w:w="0" w:type="auto"/>
          </w:tcPr>
          <w:p w14:paraId="3E6855CE" w14:textId="1C0863B3" w:rsidR="00FC11F0" w:rsidRPr="00F6665B" w:rsidDel="00CE2A2B" w:rsidRDefault="00FC11F0" w:rsidP="00FC325A">
            <w:pPr>
              <w:rPr>
                <w:del w:id="1247" w:author="Bush, Brian" w:date="2020-09-13T20:31:00Z"/>
                <w:rFonts w:asciiTheme="minorHAnsi" w:hAnsiTheme="minorHAnsi" w:cstheme="minorHAnsi"/>
                <w:sz w:val="18"/>
                <w:szCs w:val="18"/>
              </w:rPr>
            </w:pPr>
            <w:del w:id="1248" w:author="Bush, Brian" w:date="2020-09-13T20:31:00Z">
              <w:r w:rsidRPr="00F6665B" w:rsidDel="00CE2A2B">
                <w:rPr>
                  <w:rFonts w:asciiTheme="minorHAnsi" w:hAnsiTheme="minorHAnsi" w:cstheme="minorHAnsi"/>
                  <w:sz w:val="18"/>
                  <w:szCs w:val="18"/>
                </w:rPr>
                <w:delText>1.5</w:delText>
              </w:r>
            </w:del>
          </w:p>
        </w:tc>
        <w:tc>
          <w:tcPr>
            <w:tcW w:w="0" w:type="auto"/>
          </w:tcPr>
          <w:p w14:paraId="43B08419" w14:textId="67A208CF" w:rsidR="00FC11F0" w:rsidRPr="00F6665B" w:rsidDel="00CE2A2B" w:rsidRDefault="00FC11F0" w:rsidP="00FC325A">
            <w:pPr>
              <w:rPr>
                <w:del w:id="1249" w:author="Bush, Brian" w:date="2020-09-13T20:31:00Z"/>
                <w:rFonts w:asciiTheme="minorHAnsi" w:hAnsiTheme="minorHAnsi" w:cstheme="minorHAnsi"/>
                <w:sz w:val="18"/>
                <w:szCs w:val="18"/>
              </w:rPr>
            </w:pPr>
            <w:del w:id="1250" w:author="Bush, Brian" w:date="2020-09-13T20:31:00Z">
              <w:r w:rsidRPr="00F6665B" w:rsidDel="00CE2A2B">
                <w:rPr>
                  <w:rFonts w:asciiTheme="minorHAnsi" w:hAnsiTheme="minorHAnsi" w:cstheme="minorHAnsi"/>
                  <w:sz w:val="18"/>
                  <w:szCs w:val="18"/>
                </w:rPr>
                <w:delText>28.193878</w:delText>
              </w:r>
            </w:del>
          </w:p>
        </w:tc>
        <w:tc>
          <w:tcPr>
            <w:tcW w:w="0" w:type="auto"/>
          </w:tcPr>
          <w:p w14:paraId="65C878C3" w14:textId="7588C1A9" w:rsidR="00FC11F0" w:rsidRPr="00F6665B" w:rsidDel="00CE2A2B" w:rsidRDefault="00FC11F0" w:rsidP="00FC325A">
            <w:pPr>
              <w:rPr>
                <w:del w:id="1251" w:author="Bush, Brian" w:date="2020-09-13T20:31:00Z"/>
                <w:rFonts w:asciiTheme="minorHAnsi" w:hAnsiTheme="minorHAnsi" w:cstheme="minorHAnsi"/>
                <w:sz w:val="18"/>
                <w:szCs w:val="18"/>
              </w:rPr>
            </w:pPr>
            <w:del w:id="1252" w:author="Bush, Brian" w:date="2020-09-13T20:31:00Z">
              <w:r w:rsidRPr="00F6665B" w:rsidDel="00CE2A2B">
                <w:rPr>
                  <w:rFonts w:asciiTheme="minorHAnsi" w:hAnsiTheme="minorHAnsi" w:cstheme="minorHAnsi"/>
                  <w:sz w:val="18"/>
                  <w:szCs w:val="18"/>
                </w:rPr>
                <w:delText>27.0</w:delText>
              </w:r>
            </w:del>
          </w:p>
        </w:tc>
        <w:tc>
          <w:tcPr>
            <w:tcW w:w="0" w:type="auto"/>
          </w:tcPr>
          <w:p w14:paraId="56CDCE32" w14:textId="656F78A3" w:rsidR="00FC11F0" w:rsidRPr="00F6665B" w:rsidDel="00CE2A2B" w:rsidRDefault="00FC11F0" w:rsidP="00FC325A">
            <w:pPr>
              <w:rPr>
                <w:del w:id="1253" w:author="Bush, Brian" w:date="2020-09-13T20:31:00Z"/>
                <w:rFonts w:asciiTheme="minorHAnsi" w:hAnsiTheme="minorHAnsi" w:cstheme="minorHAnsi"/>
                <w:sz w:val="18"/>
                <w:szCs w:val="18"/>
              </w:rPr>
            </w:pPr>
            <w:del w:id="1254" w:author="Bush, Brian" w:date="2020-09-13T20:31:00Z">
              <w:r w:rsidRPr="00F6665B" w:rsidDel="00CE2A2B">
                <w:rPr>
                  <w:rFonts w:asciiTheme="minorHAnsi" w:hAnsiTheme="minorHAnsi" w:cstheme="minorHAnsi"/>
                  <w:sz w:val="18"/>
                  <w:szCs w:val="18"/>
                </w:rPr>
                <w:delText>1.5</w:delText>
              </w:r>
            </w:del>
          </w:p>
        </w:tc>
        <w:tc>
          <w:tcPr>
            <w:tcW w:w="0" w:type="auto"/>
          </w:tcPr>
          <w:p w14:paraId="306C2995" w14:textId="7D73D1E0" w:rsidR="00FC11F0" w:rsidRPr="00F6665B" w:rsidDel="00CE2A2B" w:rsidRDefault="00FC11F0" w:rsidP="00FC325A">
            <w:pPr>
              <w:rPr>
                <w:del w:id="1255" w:author="Bush, Brian" w:date="2020-09-13T20:31:00Z"/>
                <w:rFonts w:asciiTheme="minorHAnsi" w:hAnsiTheme="minorHAnsi" w:cstheme="minorHAnsi"/>
                <w:sz w:val="18"/>
                <w:szCs w:val="18"/>
              </w:rPr>
            </w:pPr>
            <w:del w:id="1256" w:author="Bush, Brian" w:date="2020-09-13T20:31:00Z">
              <w:r w:rsidRPr="00F6665B" w:rsidDel="00CE2A2B">
                <w:rPr>
                  <w:rFonts w:asciiTheme="minorHAnsi" w:hAnsiTheme="minorHAnsi" w:cstheme="minorHAnsi"/>
                  <w:sz w:val="18"/>
                  <w:szCs w:val="18"/>
                </w:rPr>
                <w:delText>29.418367</w:delText>
              </w:r>
            </w:del>
          </w:p>
        </w:tc>
        <w:tc>
          <w:tcPr>
            <w:tcW w:w="0" w:type="auto"/>
          </w:tcPr>
          <w:p w14:paraId="408415AA" w14:textId="5642A04B" w:rsidR="00FC11F0" w:rsidRPr="00F6665B" w:rsidDel="00CE2A2B" w:rsidRDefault="00FC11F0" w:rsidP="00FC325A">
            <w:pPr>
              <w:rPr>
                <w:del w:id="1257" w:author="Bush, Brian" w:date="2020-09-13T20:31:00Z"/>
                <w:rFonts w:asciiTheme="minorHAnsi" w:hAnsiTheme="minorHAnsi" w:cstheme="minorHAnsi"/>
                <w:sz w:val="18"/>
                <w:szCs w:val="18"/>
              </w:rPr>
            </w:pPr>
            <w:del w:id="1258" w:author="Bush, Brian" w:date="2020-09-13T20:31:00Z">
              <w:r w:rsidRPr="00F6665B" w:rsidDel="00CE2A2B">
                <w:rPr>
                  <w:rFonts w:asciiTheme="minorHAnsi" w:hAnsiTheme="minorHAnsi" w:cstheme="minorHAnsi"/>
                  <w:sz w:val="18"/>
                  <w:szCs w:val="18"/>
                </w:rPr>
                <w:delText>26.0</w:delText>
              </w:r>
            </w:del>
          </w:p>
        </w:tc>
      </w:tr>
      <w:tr w:rsidR="00FC11F0" w:rsidRPr="00F6665B" w:rsidDel="00CE2A2B" w14:paraId="314F0615" w14:textId="296B81AD" w:rsidTr="00FC325A">
        <w:trPr>
          <w:del w:id="1259" w:author="Bush, Brian" w:date="2020-09-13T20:31:00Z"/>
        </w:trPr>
        <w:tc>
          <w:tcPr>
            <w:tcW w:w="0" w:type="auto"/>
          </w:tcPr>
          <w:p w14:paraId="00776DA9" w14:textId="7D14F759" w:rsidR="00FC11F0" w:rsidRPr="00F6665B" w:rsidDel="00CE2A2B" w:rsidRDefault="00FC11F0" w:rsidP="00FC325A">
            <w:pPr>
              <w:rPr>
                <w:del w:id="1260" w:author="Bush, Brian" w:date="2020-09-13T20:31:00Z"/>
                <w:rFonts w:asciiTheme="minorHAnsi" w:hAnsiTheme="minorHAnsi" w:cstheme="minorHAnsi"/>
                <w:sz w:val="18"/>
                <w:szCs w:val="18"/>
              </w:rPr>
            </w:pPr>
            <w:del w:id="1261" w:author="Bush, Brian" w:date="2020-09-13T20:31:00Z">
              <w:r w:rsidRPr="00F6665B" w:rsidDel="00CE2A2B">
                <w:rPr>
                  <w:rFonts w:asciiTheme="minorHAnsi" w:hAnsiTheme="minorHAnsi" w:cstheme="minorHAnsi"/>
                  <w:sz w:val="18"/>
                  <w:szCs w:val="18"/>
                </w:rPr>
                <w:delText>expected continuity of government policy</w:delText>
              </w:r>
            </w:del>
          </w:p>
        </w:tc>
        <w:tc>
          <w:tcPr>
            <w:tcW w:w="0" w:type="auto"/>
          </w:tcPr>
          <w:p w14:paraId="00B6A1BF" w14:textId="5683B84A" w:rsidR="00FC11F0" w:rsidRPr="00F6665B" w:rsidDel="00CE2A2B" w:rsidRDefault="00FC11F0" w:rsidP="00FC325A">
            <w:pPr>
              <w:rPr>
                <w:del w:id="1262" w:author="Bush, Brian" w:date="2020-09-13T20:31:00Z"/>
                <w:rFonts w:asciiTheme="minorHAnsi" w:hAnsiTheme="minorHAnsi" w:cstheme="minorHAnsi"/>
                <w:sz w:val="18"/>
                <w:szCs w:val="18"/>
              </w:rPr>
            </w:pPr>
            <w:del w:id="1263" w:author="Bush, Brian" w:date="2020-09-13T20:31:00Z">
              <w:r w:rsidRPr="00F6665B" w:rsidDel="00CE2A2B">
                <w:rPr>
                  <w:rFonts w:asciiTheme="minorHAnsi" w:hAnsiTheme="minorHAnsi" w:cstheme="minorHAnsi"/>
                  <w:sz w:val="18"/>
                  <w:szCs w:val="18"/>
                </w:rPr>
                <w:delText>6.0</w:delText>
              </w:r>
            </w:del>
          </w:p>
        </w:tc>
        <w:tc>
          <w:tcPr>
            <w:tcW w:w="0" w:type="auto"/>
          </w:tcPr>
          <w:p w14:paraId="7967DC73" w14:textId="76C67B78" w:rsidR="00FC11F0" w:rsidRPr="00F6665B" w:rsidDel="00CE2A2B" w:rsidRDefault="00FC11F0" w:rsidP="00FC325A">
            <w:pPr>
              <w:rPr>
                <w:del w:id="1264" w:author="Bush, Brian" w:date="2020-09-13T20:31:00Z"/>
                <w:rFonts w:asciiTheme="minorHAnsi" w:hAnsiTheme="minorHAnsi" w:cstheme="minorHAnsi"/>
                <w:sz w:val="18"/>
                <w:szCs w:val="18"/>
              </w:rPr>
            </w:pPr>
            <w:del w:id="1265" w:author="Bush, Brian" w:date="2020-09-13T20:31:00Z">
              <w:r w:rsidRPr="00F6665B" w:rsidDel="00CE2A2B">
                <w:rPr>
                  <w:rFonts w:asciiTheme="minorHAnsi" w:hAnsiTheme="minorHAnsi" w:cstheme="minorHAnsi"/>
                  <w:sz w:val="18"/>
                  <w:szCs w:val="18"/>
                </w:rPr>
                <w:delText>29.071429</w:delText>
              </w:r>
            </w:del>
          </w:p>
        </w:tc>
        <w:tc>
          <w:tcPr>
            <w:tcW w:w="0" w:type="auto"/>
          </w:tcPr>
          <w:p w14:paraId="208118BB" w14:textId="1BB66411" w:rsidR="00FC11F0" w:rsidRPr="00F6665B" w:rsidDel="00CE2A2B" w:rsidRDefault="00FC11F0" w:rsidP="00FC325A">
            <w:pPr>
              <w:rPr>
                <w:del w:id="1266" w:author="Bush, Brian" w:date="2020-09-13T20:31:00Z"/>
                <w:rFonts w:asciiTheme="minorHAnsi" w:hAnsiTheme="minorHAnsi" w:cstheme="minorHAnsi"/>
                <w:sz w:val="18"/>
                <w:szCs w:val="18"/>
              </w:rPr>
            </w:pPr>
            <w:del w:id="1267" w:author="Bush, Brian" w:date="2020-09-13T20:31:00Z">
              <w:r w:rsidRPr="00F6665B" w:rsidDel="00CE2A2B">
                <w:rPr>
                  <w:rFonts w:asciiTheme="minorHAnsi" w:hAnsiTheme="minorHAnsi" w:cstheme="minorHAnsi"/>
                  <w:sz w:val="18"/>
                  <w:szCs w:val="18"/>
                </w:rPr>
                <w:delText>27.0</w:delText>
              </w:r>
            </w:del>
          </w:p>
        </w:tc>
        <w:tc>
          <w:tcPr>
            <w:tcW w:w="0" w:type="auto"/>
          </w:tcPr>
          <w:p w14:paraId="139E8D49" w14:textId="3B42C61F" w:rsidR="00FC11F0" w:rsidRPr="00F6665B" w:rsidDel="00CE2A2B" w:rsidRDefault="00FC11F0" w:rsidP="00FC325A">
            <w:pPr>
              <w:rPr>
                <w:del w:id="1268" w:author="Bush, Brian" w:date="2020-09-13T20:31:00Z"/>
                <w:rFonts w:asciiTheme="minorHAnsi" w:hAnsiTheme="minorHAnsi" w:cstheme="minorHAnsi"/>
                <w:sz w:val="18"/>
                <w:szCs w:val="18"/>
              </w:rPr>
            </w:pPr>
            <w:del w:id="1269" w:author="Bush, Brian" w:date="2020-09-13T20:31:00Z">
              <w:r w:rsidRPr="00F6665B" w:rsidDel="00CE2A2B">
                <w:rPr>
                  <w:rFonts w:asciiTheme="minorHAnsi" w:hAnsiTheme="minorHAnsi" w:cstheme="minorHAnsi"/>
                  <w:sz w:val="18"/>
                  <w:szCs w:val="18"/>
                </w:rPr>
                <w:delText>3.0</w:delText>
              </w:r>
            </w:del>
          </w:p>
        </w:tc>
        <w:tc>
          <w:tcPr>
            <w:tcW w:w="0" w:type="auto"/>
          </w:tcPr>
          <w:p w14:paraId="449EEAB5" w14:textId="171DAD67" w:rsidR="00FC11F0" w:rsidRPr="00F6665B" w:rsidDel="00CE2A2B" w:rsidRDefault="00FC11F0" w:rsidP="00FC325A">
            <w:pPr>
              <w:rPr>
                <w:del w:id="1270" w:author="Bush, Brian" w:date="2020-09-13T20:31:00Z"/>
                <w:rFonts w:asciiTheme="minorHAnsi" w:hAnsiTheme="minorHAnsi" w:cstheme="minorHAnsi"/>
                <w:sz w:val="18"/>
                <w:szCs w:val="18"/>
              </w:rPr>
            </w:pPr>
            <w:del w:id="1271" w:author="Bush, Brian" w:date="2020-09-13T20:31:00Z">
              <w:r w:rsidRPr="00F6665B" w:rsidDel="00CE2A2B">
                <w:rPr>
                  <w:rFonts w:asciiTheme="minorHAnsi" w:hAnsiTheme="minorHAnsi" w:cstheme="minorHAnsi"/>
                  <w:sz w:val="18"/>
                  <w:szCs w:val="18"/>
                </w:rPr>
                <w:delText>28.653061</w:delText>
              </w:r>
            </w:del>
          </w:p>
        </w:tc>
        <w:tc>
          <w:tcPr>
            <w:tcW w:w="0" w:type="auto"/>
          </w:tcPr>
          <w:p w14:paraId="1F9EFCA5" w14:textId="47AF415E" w:rsidR="00FC11F0" w:rsidRPr="00F6665B" w:rsidDel="00CE2A2B" w:rsidRDefault="00FC11F0" w:rsidP="00FC325A">
            <w:pPr>
              <w:rPr>
                <w:del w:id="1272" w:author="Bush, Brian" w:date="2020-09-13T20:31:00Z"/>
                <w:rFonts w:asciiTheme="minorHAnsi" w:hAnsiTheme="minorHAnsi" w:cstheme="minorHAnsi"/>
                <w:sz w:val="18"/>
                <w:szCs w:val="18"/>
              </w:rPr>
            </w:pPr>
            <w:del w:id="1273" w:author="Bush, Brian" w:date="2020-09-13T20:31:00Z">
              <w:r w:rsidRPr="00F6665B" w:rsidDel="00CE2A2B">
                <w:rPr>
                  <w:rFonts w:asciiTheme="minorHAnsi" w:hAnsiTheme="minorHAnsi" w:cstheme="minorHAnsi"/>
                  <w:sz w:val="18"/>
                  <w:szCs w:val="18"/>
                </w:rPr>
                <w:delText>28.0</w:delText>
              </w:r>
            </w:del>
          </w:p>
        </w:tc>
      </w:tr>
      <w:tr w:rsidR="00FC11F0" w:rsidRPr="00F6665B" w:rsidDel="00CE2A2B" w14:paraId="41F7E650" w14:textId="7109FD38" w:rsidTr="00FC325A">
        <w:trPr>
          <w:del w:id="1274" w:author="Bush, Brian" w:date="2020-09-13T20:31:00Z"/>
        </w:trPr>
        <w:tc>
          <w:tcPr>
            <w:tcW w:w="0" w:type="auto"/>
          </w:tcPr>
          <w:p w14:paraId="3FA919B0" w14:textId="58979307" w:rsidR="00FC11F0" w:rsidRPr="00F6665B" w:rsidDel="00CE2A2B" w:rsidRDefault="00FC11F0" w:rsidP="00FC325A">
            <w:pPr>
              <w:rPr>
                <w:del w:id="1275" w:author="Bush, Brian" w:date="2020-09-13T20:31:00Z"/>
                <w:rFonts w:asciiTheme="minorHAnsi" w:hAnsiTheme="minorHAnsi" w:cstheme="minorHAnsi"/>
                <w:sz w:val="18"/>
                <w:szCs w:val="18"/>
              </w:rPr>
            </w:pPr>
            <w:del w:id="1276" w:author="Bush, Brian" w:date="2020-09-13T20:31:00Z">
              <w:r w:rsidRPr="00F6665B" w:rsidDel="00CE2A2B">
                <w:rPr>
                  <w:rFonts w:asciiTheme="minorHAnsi" w:hAnsiTheme="minorHAnsi" w:cstheme="minorHAnsi"/>
                  <w:sz w:val="18"/>
                  <w:szCs w:val="18"/>
                </w:rPr>
                <w:delText>government production incentive</w:delText>
              </w:r>
            </w:del>
          </w:p>
        </w:tc>
        <w:tc>
          <w:tcPr>
            <w:tcW w:w="0" w:type="auto"/>
          </w:tcPr>
          <w:p w14:paraId="554B4868" w14:textId="241D2B88" w:rsidR="00FC11F0" w:rsidRPr="00F6665B" w:rsidDel="00CE2A2B" w:rsidRDefault="00FC11F0" w:rsidP="00FC325A">
            <w:pPr>
              <w:rPr>
                <w:del w:id="1277" w:author="Bush, Brian" w:date="2020-09-13T20:31:00Z"/>
                <w:rFonts w:asciiTheme="minorHAnsi" w:hAnsiTheme="minorHAnsi" w:cstheme="minorHAnsi"/>
                <w:sz w:val="18"/>
                <w:szCs w:val="18"/>
              </w:rPr>
            </w:pPr>
            <w:del w:id="1278" w:author="Bush, Brian" w:date="2020-09-13T20:31:00Z">
              <w:r w:rsidRPr="00F6665B" w:rsidDel="00CE2A2B">
                <w:rPr>
                  <w:rFonts w:asciiTheme="minorHAnsi" w:hAnsiTheme="minorHAnsi" w:cstheme="minorHAnsi"/>
                  <w:sz w:val="18"/>
                  <w:szCs w:val="18"/>
                </w:rPr>
                <w:delText>2.0</w:delText>
              </w:r>
            </w:del>
          </w:p>
        </w:tc>
        <w:tc>
          <w:tcPr>
            <w:tcW w:w="0" w:type="auto"/>
          </w:tcPr>
          <w:p w14:paraId="4425A4F5" w14:textId="5C1505A1" w:rsidR="00FC11F0" w:rsidRPr="00F6665B" w:rsidDel="00CE2A2B" w:rsidRDefault="00FC11F0" w:rsidP="00FC325A">
            <w:pPr>
              <w:rPr>
                <w:del w:id="1279" w:author="Bush, Brian" w:date="2020-09-13T20:31:00Z"/>
                <w:rFonts w:asciiTheme="minorHAnsi" w:hAnsiTheme="minorHAnsi" w:cstheme="minorHAnsi"/>
                <w:sz w:val="18"/>
                <w:szCs w:val="18"/>
              </w:rPr>
            </w:pPr>
            <w:del w:id="1280" w:author="Bush, Brian" w:date="2020-09-13T20:31:00Z">
              <w:r w:rsidRPr="00F6665B" w:rsidDel="00CE2A2B">
                <w:rPr>
                  <w:rFonts w:asciiTheme="minorHAnsi" w:hAnsiTheme="minorHAnsi" w:cstheme="minorHAnsi"/>
                  <w:sz w:val="18"/>
                  <w:szCs w:val="18"/>
                </w:rPr>
                <w:delText>28.897959</w:delText>
              </w:r>
            </w:del>
          </w:p>
        </w:tc>
        <w:tc>
          <w:tcPr>
            <w:tcW w:w="0" w:type="auto"/>
          </w:tcPr>
          <w:p w14:paraId="73362969" w14:textId="01CD5C12" w:rsidR="00FC11F0" w:rsidRPr="00F6665B" w:rsidDel="00CE2A2B" w:rsidRDefault="00FC11F0" w:rsidP="00FC325A">
            <w:pPr>
              <w:rPr>
                <w:del w:id="1281" w:author="Bush, Brian" w:date="2020-09-13T20:31:00Z"/>
                <w:rFonts w:asciiTheme="minorHAnsi" w:hAnsiTheme="minorHAnsi" w:cstheme="minorHAnsi"/>
                <w:sz w:val="18"/>
                <w:szCs w:val="18"/>
              </w:rPr>
            </w:pPr>
            <w:del w:id="1282" w:author="Bush, Brian" w:date="2020-09-13T20:31:00Z">
              <w:r w:rsidRPr="00F6665B" w:rsidDel="00CE2A2B">
                <w:rPr>
                  <w:rFonts w:asciiTheme="minorHAnsi" w:hAnsiTheme="minorHAnsi" w:cstheme="minorHAnsi"/>
                  <w:sz w:val="18"/>
                  <w:szCs w:val="18"/>
                </w:rPr>
                <w:delText>29.0</w:delText>
              </w:r>
            </w:del>
          </w:p>
        </w:tc>
        <w:tc>
          <w:tcPr>
            <w:tcW w:w="0" w:type="auto"/>
          </w:tcPr>
          <w:p w14:paraId="7FDF9C40" w14:textId="6282C5AE" w:rsidR="00FC11F0" w:rsidRPr="00F6665B" w:rsidDel="00CE2A2B" w:rsidRDefault="00FC11F0" w:rsidP="00FC325A">
            <w:pPr>
              <w:rPr>
                <w:del w:id="1283" w:author="Bush, Brian" w:date="2020-09-13T20:31:00Z"/>
                <w:rFonts w:asciiTheme="minorHAnsi" w:hAnsiTheme="minorHAnsi" w:cstheme="minorHAnsi"/>
                <w:sz w:val="18"/>
                <w:szCs w:val="18"/>
              </w:rPr>
            </w:pPr>
            <w:del w:id="1284" w:author="Bush, Brian" w:date="2020-09-13T20:31:00Z">
              <w:r w:rsidRPr="00F6665B" w:rsidDel="00CE2A2B">
                <w:rPr>
                  <w:rFonts w:asciiTheme="minorHAnsi" w:hAnsiTheme="minorHAnsi" w:cstheme="minorHAnsi"/>
                  <w:sz w:val="18"/>
                  <w:szCs w:val="18"/>
                </w:rPr>
                <w:delText>3.0</w:delText>
              </w:r>
            </w:del>
          </w:p>
        </w:tc>
        <w:tc>
          <w:tcPr>
            <w:tcW w:w="0" w:type="auto"/>
          </w:tcPr>
          <w:p w14:paraId="407A2DE0" w14:textId="206FD406" w:rsidR="00FC11F0" w:rsidRPr="00F6665B" w:rsidDel="00CE2A2B" w:rsidRDefault="00FC11F0" w:rsidP="00FC325A">
            <w:pPr>
              <w:rPr>
                <w:del w:id="1285" w:author="Bush, Brian" w:date="2020-09-13T20:31:00Z"/>
                <w:rFonts w:asciiTheme="minorHAnsi" w:hAnsiTheme="minorHAnsi" w:cstheme="minorHAnsi"/>
                <w:sz w:val="18"/>
                <w:szCs w:val="18"/>
              </w:rPr>
            </w:pPr>
            <w:del w:id="1286" w:author="Bush, Brian" w:date="2020-09-13T20:31:00Z">
              <w:r w:rsidRPr="00F6665B" w:rsidDel="00CE2A2B">
                <w:rPr>
                  <w:rFonts w:asciiTheme="minorHAnsi" w:hAnsiTheme="minorHAnsi" w:cstheme="minorHAnsi"/>
                  <w:sz w:val="18"/>
                  <w:szCs w:val="18"/>
                </w:rPr>
                <w:delText>29.295918</w:delText>
              </w:r>
            </w:del>
          </w:p>
        </w:tc>
        <w:tc>
          <w:tcPr>
            <w:tcW w:w="0" w:type="auto"/>
          </w:tcPr>
          <w:p w14:paraId="2A3EB023" w14:textId="29710CEF" w:rsidR="00FC11F0" w:rsidRPr="00F6665B" w:rsidDel="00CE2A2B" w:rsidRDefault="00FC11F0" w:rsidP="00FC325A">
            <w:pPr>
              <w:rPr>
                <w:del w:id="1287" w:author="Bush, Brian" w:date="2020-09-13T20:31:00Z"/>
                <w:rFonts w:asciiTheme="minorHAnsi" w:hAnsiTheme="minorHAnsi" w:cstheme="minorHAnsi"/>
                <w:sz w:val="18"/>
                <w:szCs w:val="18"/>
              </w:rPr>
            </w:pPr>
            <w:del w:id="1288" w:author="Bush, Brian" w:date="2020-09-13T20:31:00Z">
              <w:r w:rsidRPr="00F6665B" w:rsidDel="00CE2A2B">
                <w:rPr>
                  <w:rFonts w:asciiTheme="minorHAnsi" w:hAnsiTheme="minorHAnsi" w:cstheme="minorHAnsi"/>
                  <w:sz w:val="18"/>
                  <w:szCs w:val="18"/>
                </w:rPr>
                <w:delText>29.0</w:delText>
              </w:r>
            </w:del>
          </w:p>
        </w:tc>
      </w:tr>
      <w:tr w:rsidR="00FC11F0" w:rsidRPr="00F6665B" w:rsidDel="00CE2A2B" w14:paraId="5FC7BC1F" w14:textId="312425FA" w:rsidTr="00FC325A">
        <w:trPr>
          <w:del w:id="1289" w:author="Bush, Brian" w:date="2020-09-13T20:31:00Z"/>
        </w:trPr>
        <w:tc>
          <w:tcPr>
            <w:tcW w:w="0" w:type="auto"/>
          </w:tcPr>
          <w:p w14:paraId="5E4B5C5C" w14:textId="01CD2C22" w:rsidR="00FC11F0" w:rsidRPr="00F6665B" w:rsidDel="00CE2A2B" w:rsidRDefault="00FC11F0" w:rsidP="00FC325A">
            <w:pPr>
              <w:rPr>
                <w:del w:id="1290" w:author="Bush, Brian" w:date="2020-09-13T20:31:00Z"/>
                <w:rFonts w:asciiTheme="minorHAnsi" w:hAnsiTheme="minorHAnsi" w:cstheme="minorHAnsi"/>
                <w:sz w:val="18"/>
                <w:szCs w:val="18"/>
              </w:rPr>
            </w:pPr>
            <w:del w:id="1291" w:author="Bush, Brian" w:date="2020-09-13T20:31:00Z">
              <w:r w:rsidRPr="00F6665B" w:rsidDel="00CE2A2B">
                <w:rPr>
                  <w:rFonts w:asciiTheme="minorHAnsi" w:hAnsiTheme="minorHAnsi" w:cstheme="minorHAnsi"/>
                  <w:sz w:val="18"/>
                  <w:szCs w:val="18"/>
                </w:rPr>
                <w:delText>aversion to NPV deviation</w:delText>
              </w:r>
            </w:del>
          </w:p>
        </w:tc>
        <w:tc>
          <w:tcPr>
            <w:tcW w:w="0" w:type="auto"/>
          </w:tcPr>
          <w:p w14:paraId="0C231256" w14:textId="6FC0212D" w:rsidR="00FC11F0" w:rsidRPr="00F6665B" w:rsidDel="00CE2A2B" w:rsidRDefault="00FC11F0" w:rsidP="00FC325A">
            <w:pPr>
              <w:rPr>
                <w:del w:id="1292" w:author="Bush, Brian" w:date="2020-09-13T20:31:00Z"/>
                <w:rFonts w:asciiTheme="minorHAnsi" w:hAnsiTheme="minorHAnsi" w:cstheme="minorHAnsi"/>
                <w:sz w:val="18"/>
                <w:szCs w:val="18"/>
              </w:rPr>
            </w:pPr>
            <w:del w:id="1293" w:author="Bush, Brian" w:date="2020-09-13T20:31:00Z">
              <w:r w:rsidRPr="00F6665B" w:rsidDel="00CE2A2B">
                <w:rPr>
                  <w:rFonts w:asciiTheme="minorHAnsi" w:hAnsiTheme="minorHAnsi" w:cstheme="minorHAnsi"/>
                  <w:sz w:val="18"/>
                  <w:szCs w:val="18"/>
                </w:rPr>
                <w:delText>11.0</w:delText>
              </w:r>
            </w:del>
          </w:p>
        </w:tc>
        <w:tc>
          <w:tcPr>
            <w:tcW w:w="0" w:type="auto"/>
          </w:tcPr>
          <w:p w14:paraId="388329B6" w14:textId="138B0FA0" w:rsidR="00FC11F0" w:rsidRPr="00F6665B" w:rsidDel="00CE2A2B" w:rsidRDefault="00FC11F0" w:rsidP="00FC325A">
            <w:pPr>
              <w:rPr>
                <w:del w:id="1294" w:author="Bush, Brian" w:date="2020-09-13T20:31:00Z"/>
                <w:rFonts w:asciiTheme="minorHAnsi" w:hAnsiTheme="minorHAnsi" w:cstheme="minorHAnsi"/>
                <w:sz w:val="18"/>
                <w:szCs w:val="18"/>
              </w:rPr>
            </w:pPr>
            <w:del w:id="1295" w:author="Bush, Brian" w:date="2020-09-13T20:31:00Z">
              <w:r w:rsidRPr="00F6665B" w:rsidDel="00CE2A2B">
                <w:rPr>
                  <w:rFonts w:asciiTheme="minorHAnsi" w:hAnsiTheme="minorHAnsi" w:cstheme="minorHAnsi"/>
                  <w:sz w:val="18"/>
                  <w:szCs w:val="18"/>
                </w:rPr>
                <w:delText>34.142857</w:delText>
              </w:r>
            </w:del>
          </w:p>
        </w:tc>
        <w:tc>
          <w:tcPr>
            <w:tcW w:w="0" w:type="auto"/>
          </w:tcPr>
          <w:p w14:paraId="1AE3F500" w14:textId="2006FBD9" w:rsidR="00FC11F0" w:rsidRPr="00F6665B" w:rsidDel="00CE2A2B" w:rsidRDefault="00FC11F0" w:rsidP="00FC325A">
            <w:pPr>
              <w:rPr>
                <w:del w:id="1296" w:author="Bush, Brian" w:date="2020-09-13T20:31:00Z"/>
                <w:rFonts w:asciiTheme="minorHAnsi" w:hAnsiTheme="minorHAnsi" w:cstheme="minorHAnsi"/>
                <w:sz w:val="18"/>
                <w:szCs w:val="18"/>
              </w:rPr>
            </w:pPr>
            <w:del w:id="1297" w:author="Bush, Brian" w:date="2020-09-13T20:31:00Z">
              <w:r w:rsidRPr="00F6665B" w:rsidDel="00CE2A2B">
                <w:rPr>
                  <w:rFonts w:asciiTheme="minorHAnsi" w:hAnsiTheme="minorHAnsi" w:cstheme="minorHAnsi"/>
                  <w:sz w:val="18"/>
                  <w:szCs w:val="18"/>
                </w:rPr>
                <w:delText>30.5</w:delText>
              </w:r>
            </w:del>
          </w:p>
        </w:tc>
        <w:tc>
          <w:tcPr>
            <w:tcW w:w="0" w:type="auto"/>
          </w:tcPr>
          <w:p w14:paraId="363AB839" w14:textId="444C601A" w:rsidR="00FC11F0" w:rsidRPr="00F6665B" w:rsidDel="00CE2A2B" w:rsidRDefault="00FC11F0" w:rsidP="00FC325A">
            <w:pPr>
              <w:rPr>
                <w:del w:id="1298" w:author="Bush, Brian" w:date="2020-09-13T20:31:00Z"/>
                <w:rFonts w:asciiTheme="minorHAnsi" w:hAnsiTheme="minorHAnsi" w:cstheme="minorHAnsi"/>
                <w:sz w:val="18"/>
                <w:szCs w:val="18"/>
              </w:rPr>
            </w:pPr>
            <w:del w:id="1299" w:author="Bush, Brian" w:date="2020-09-13T20:31:00Z">
              <w:r w:rsidRPr="00F6665B" w:rsidDel="00CE2A2B">
                <w:rPr>
                  <w:rFonts w:asciiTheme="minorHAnsi" w:hAnsiTheme="minorHAnsi" w:cstheme="minorHAnsi"/>
                  <w:sz w:val="18"/>
                  <w:szCs w:val="18"/>
                </w:rPr>
                <w:delText>12.5</w:delText>
              </w:r>
            </w:del>
          </w:p>
        </w:tc>
        <w:tc>
          <w:tcPr>
            <w:tcW w:w="0" w:type="auto"/>
          </w:tcPr>
          <w:p w14:paraId="05BA3788" w14:textId="0F44A65C" w:rsidR="00FC11F0" w:rsidRPr="00F6665B" w:rsidDel="00CE2A2B" w:rsidRDefault="00FC11F0" w:rsidP="00FC325A">
            <w:pPr>
              <w:rPr>
                <w:del w:id="1300" w:author="Bush, Brian" w:date="2020-09-13T20:31:00Z"/>
                <w:rFonts w:asciiTheme="minorHAnsi" w:hAnsiTheme="minorHAnsi" w:cstheme="minorHAnsi"/>
                <w:sz w:val="18"/>
                <w:szCs w:val="18"/>
              </w:rPr>
            </w:pPr>
            <w:del w:id="1301" w:author="Bush, Brian" w:date="2020-09-13T20:31:00Z">
              <w:r w:rsidRPr="00F6665B" w:rsidDel="00CE2A2B">
                <w:rPr>
                  <w:rFonts w:asciiTheme="minorHAnsi" w:hAnsiTheme="minorHAnsi" w:cstheme="minorHAnsi"/>
                  <w:sz w:val="18"/>
                  <w:szCs w:val="18"/>
                </w:rPr>
                <w:delText>33.285714</w:delText>
              </w:r>
            </w:del>
          </w:p>
        </w:tc>
        <w:tc>
          <w:tcPr>
            <w:tcW w:w="0" w:type="auto"/>
          </w:tcPr>
          <w:p w14:paraId="53F10132" w14:textId="67688E33" w:rsidR="00FC11F0" w:rsidRPr="00F6665B" w:rsidDel="00CE2A2B" w:rsidRDefault="00FC11F0" w:rsidP="00FC325A">
            <w:pPr>
              <w:rPr>
                <w:del w:id="1302" w:author="Bush, Brian" w:date="2020-09-13T20:31:00Z"/>
                <w:rFonts w:asciiTheme="minorHAnsi" w:hAnsiTheme="minorHAnsi" w:cstheme="minorHAnsi"/>
                <w:sz w:val="18"/>
                <w:szCs w:val="18"/>
              </w:rPr>
            </w:pPr>
            <w:del w:id="1303" w:author="Bush, Brian" w:date="2020-09-13T20:31:00Z">
              <w:r w:rsidRPr="00F6665B" w:rsidDel="00CE2A2B">
                <w:rPr>
                  <w:rFonts w:asciiTheme="minorHAnsi" w:hAnsiTheme="minorHAnsi" w:cstheme="minorHAnsi"/>
                  <w:sz w:val="18"/>
                  <w:szCs w:val="18"/>
                </w:rPr>
                <w:delText>30.0</w:delText>
              </w:r>
            </w:del>
          </w:p>
        </w:tc>
      </w:tr>
      <w:tr w:rsidR="00FC11F0" w:rsidRPr="00F6665B" w:rsidDel="00CE2A2B" w14:paraId="48CF9037" w14:textId="72B563D7" w:rsidTr="00FC325A">
        <w:trPr>
          <w:del w:id="1304" w:author="Bush, Brian" w:date="2020-09-13T20:31:00Z"/>
        </w:trPr>
        <w:tc>
          <w:tcPr>
            <w:tcW w:w="0" w:type="auto"/>
          </w:tcPr>
          <w:p w14:paraId="0C88CCC1" w14:textId="50F724FC" w:rsidR="00FC11F0" w:rsidRPr="00F6665B" w:rsidDel="00CE2A2B" w:rsidRDefault="00FC11F0" w:rsidP="00FC325A">
            <w:pPr>
              <w:rPr>
                <w:del w:id="1305" w:author="Bush, Brian" w:date="2020-09-13T20:31:00Z"/>
                <w:rFonts w:asciiTheme="minorHAnsi" w:hAnsiTheme="minorHAnsi" w:cstheme="minorHAnsi"/>
                <w:sz w:val="18"/>
                <w:szCs w:val="18"/>
              </w:rPr>
            </w:pPr>
            <w:del w:id="1306" w:author="Bush, Brian" w:date="2020-09-13T20:31:00Z">
              <w:r w:rsidRPr="00F6665B" w:rsidDel="00CE2A2B">
                <w:rPr>
                  <w:rFonts w:asciiTheme="minorHAnsi" w:hAnsiTheme="minorHAnsi" w:cstheme="minorHAnsi"/>
                  <w:sz w:val="18"/>
                  <w:szCs w:val="18"/>
                </w:rPr>
                <w:delText>required return multiplier</w:delText>
              </w:r>
            </w:del>
          </w:p>
        </w:tc>
        <w:tc>
          <w:tcPr>
            <w:tcW w:w="0" w:type="auto"/>
          </w:tcPr>
          <w:p w14:paraId="7723B345" w14:textId="63607527" w:rsidR="00FC11F0" w:rsidRPr="00F6665B" w:rsidDel="00CE2A2B" w:rsidRDefault="00FC11F0" w:rsidP="00FC325A">
            <w:pPr>
              <w:rPr>
                <w:del w:id="1307" w:author="Bush, Brian" w:date="2020-09-13T20:31:00Z"/>
                <w:rFonts w:asciiTheme="minorHAnsi" w:hAnsiTheme="minorHAnsi" w:cstheme="minorHAnsi"/>
                <w:sz w:val="18"/>
                <w:szCs w:val="18"/>
              </w:rPr>
            </w:pPr>
            <w:del w:id="1308" w:author="Bush, Brian" w:date="2020-09-13T20:31:00Z">
              <w:r w:rsidRPr="00F6665B" w:rsidDel="00CE2A2B">
                <w:rPr>
                  <w:rFonts w:asciiTheme="minorHAnsi" w:hAnsiTheme="minorHAnsi" w:cstheme="minorHAnsi"/>
                  <w:sz w:val="18"/>
                  <w:szCs w:val="18"/>
                </w:rPr>
                <w:delText>2.0</w:delText>
              </w:r>
            </w:del>
          </w:p>
        </w:tc>
        <w:tc>
          <w:tcPr>
            <w:tcW w:w="0" w:type="auto"/>
          </w:tcPr>
          <w:p w14:paraId="2FA14FE2" w14:textId="41C7C9B9" w:rsidR="00FC11F0" w:rsidRPr="00F6665B" w:rsidDel="00CE2A2B" w:rsidRDefault="00FC11F0" w:rsidP="00FC325A">
            <w:pPr>
              <w:rPr>
                <w:del w:id="1309" w:author="Bush, Brian" w:date="2020-09-13T20:31:00Z"/>
                <w:rFonts w:asciiTheme="minorHAnsi" w:hAnsiTheme="minorHAnsi" w:cstheme="minorHAnsi"/>
                <w:sz w:val="18"/>
                <w:szCs w:val="18"/>
              </w:rPr>
            </w:pPr>
            <w:del w:id="1310" w:author="Bush, Brian" w:date="2020-09-13T20:31:00Z">
              <w:r w:rsidRPr="00F6665B" w:rsidDel="00CE2A2B">
                <w:rPr>
                  <w:rFonts w:asciiTheme="minorHAnsi" w:hAnsiTheme="minorHAnsi" w:cstheme="minorHAnsi"/>
                  <w:sz w:val="18"/>
                  <w:szCs w:val="18"/>
                </w:rPr>
                <w:delText>30.326531</w:delText>
              </w:r>
            </w:del>
          </w:p>
        </w:tc>
        <w:tc>
          <w:tcPr>
            <w:tcW w:w="0" w:type="auto"/>
          </w:tcPr>
          <w:p w14:paraId="5A8267A4" w14:textId="1ADFD609" w:rsidR="00FC11F0" w:rsidRPr="00F6665B" w:rsidDel="00CE2A2B" w:rsidRDefault="00FC11F0" w:rsidP="00FC325A">
            <w:pPr>
              <w:rPr>
                <w:del w:id="1311" w:author="Bush, Brian" w:date="2020-09-13T20:31:00Z"/>
                <w:rFonts w:asciiTheme="minorHAnsi" w:hAnsiTheme="minorHAnsi" w:cstheme="minorHAnsi"/>
                <w:sz w:val="18"/>
                <w:szCs w:val="18"/>
              </w:rPr>
            </w:pPr>
            <w:del w:id="1312" w:author="Bush, Brian" w:date="2020-09-13T20:31:00Z">
              <w:r w:rsidRPr="00F6665B" w:rsidDel="00CE2A2B">
                <w:rPr>
                  <w:rFonts w:asciiTheme="minorHAnsi" w:hAnsiTheme="minorHAnsi" w:cstheme="minorHAnsi"/>
                  <w:sz w:val="18"/>
                  <w:szCs w:val="18"/>
                </w:rPr>
                <w:delText>30.5</w:delText>
              </w:r>
            </w:del>
          </w:p>
        </w:tc>
        <w:tc>
          <w:tcPr>
            <w:tcW w:w="0" w:type="auto"/>
          </w:tcPr>
          <w:p w14:paraId="57CEF6E9" w14:textId="09B793D7" w:rsidR="00FC11F0" w:rsidRPr="00F6665B" w:rsidDel="00CE2A2B" w:rsidRDefault="00FC11F0" w:rsidP="00FC325A">
            <w:pPr>
              <w:rPr>
                <w:del w:id="1313" w:author="Bush, Brian" w:date="2020-09-13T20:31:00Z"/>
                <w:rFonts w:asciiTheme="minorHAnsi" w:hAnsiTheme="minorHAnsi" w:cstheme="minorHAnsi"/>
                <w:sz w:val="18"/>
                <w:szCs w:val="18"/>
              </w:rPr>
            </w:pPr>
            <w:del w:id="1314" w:author="Bush, Brian" w:date="2020-09-13T20:31:00Z">
              <w:r w:rsidRPr="00F6665B" w:rsidDel="00CE2A2B">
                <w:rPr>
                  <w:rFonts w:asciiTheme="minorHAnsi" w:hAnsiTheme="minorHAnsi" w:cstheme="minorHAnsi"/>
                  <w:sz w:val="18"/>
                  <w:szCs w:val="18"/>
                </w:rPr>
                <w:delText>2.0</w:delText>
              </w:r>
            </w:del>
          </w:p>
        </w:tc>
        <w:tc>
          <w:tcPr>
            <w:tcW w:w="0" w:type="auto"/>
          </w:tcPr>
          <w:p w14:paraId="39E33DE8" w14:textId="78E3881C" w:rsidR="00FC11F0" w:rsidRPr="00F6665B" w:rsidDel="00CE2A2B" w:rsidRDefault="00FC11F0" w:rsidP="00FC325A">
            <w:pPr>
              <w:rPr>
                <w:del w:id="1315" w:author="Bush, Brian" w:date="2020-09-13T20:31:00Z"/>
                <w:rFonts w:asciiTheme="minorHAnsi" w:hAnsiTheme="minorHAnsi" w:cstheme="minorHAnsi"/>
                <w:sz w:val="18"/>
                <w:szCs w:val="18"/>
              </w:rPr>
            </w:pPr>
            <w:del w:id="1316" w:author="Bush, Brian" w:date="2020-09-13T20:31:00Z">
              <w:r w:rsidRPr="00F6665B" w:rsidDel="00CE2A2B">
                <w:rPr>
                  <w:rFonts w:asciiTheme="minorHAnsi" w:hAnsiTheme="minorHAnsi" w:cstheme="minorHAnsi"/>
                  <w:sz w:val="18"/>
                  <w:szCs w:val="18"/>
                </w:rPr>
                <w:delText>30.285714</w:delText>
              </w:r>
            </w:del>
          </w:p>
        </w:tc>
        <w:tc>
          <w:tcPr>
            <w:tcW w:w="0" w:type="auto"/>
          </w:tcPr>
          <w:p w14:paraId="5DCAD162" w14:textId="5CE25A77" w:rsidR="00FC11F0" w:rsidRPr="00F6665B" w:rsidDel="00CE2A2B" w:rsidRDefault="00FC11F0" w:rsidP="00FC325A">
            <w:pPr>
              <w:rPr>
                <w:del w:id="1317" w:author="Bush, Brian" w:date="2020-09-13T20:31:00Z"/>
                <w:rFonts w:asciiTheme="minorHAnsi" w:hAnsiTheme="minorHAnsi" w:cstheme="minorHAnsi"/>
                <w:sz w:val="18"/>
                <w:szCs w:val="18"/>
              </w:rPr>
            </w:pPr>
            <w:del w:id="1318" w:author="Bush, Brian" w:date="2020-09-13T20:31:00Z">
              <w:r w:rsidRPr="00F6665B" w:rsidDel="00CE2A2B">
                <w:rPr>
                  <w:rFonts w:asciiTheme="minorHAnsi" w:hAnsiTheme="minorHAnsi" w:cstheme="minorHAnsi"/>
                  <w:sz w:val="18"/>
                  <w:szCs w:val="18"/>
                </w:rPr>
                <w:delText>30.0</w:delText>
              </w:r>
            </w:del>
          </w:p>
        </w:tc>
      </w:tr>
    </w:tbl>
    <w:p w14:paraId="5DDC723C" w14:textId="77777777" w:rsidR="00FC11F0" w:rsidRDefault="00FC11F0" w:rsidP="00FC11F0">
      <w:pPr>
        <w:pStyle w:val="Heading2"/>
      </w:pPr>
    </w:p>
    <w:p w14:paraId="6D1742FB" w14:textId="77777777" w:rsidR="00FC11F0" w:rsidRDefault="00FC11F0" w:rsidP="00FC11F0">
      <w:pPr>
        <w:pStyle w:val="Heading3"/>
      </w:pPr>
      <w:proofErr w:type="spellStart"/>
      <w:r>
        <w:t>Sobol</w:t>
      </w:r>
      <w:proofErr w:type="spellEnd"/>
      <w:r>
        <w:t>’ Sensitivity Analysis Experiment</w:t>
      </w:r>
    </w:p>
    <w:p w14:paraId="3071998F" w14:textId="0926CC3D" w:rsidR="00FC11F0" w:rsidRDefault="00FC11F0" w:rsidP="00FC11F0">
      <w:r w:rsidRPr="009D2EB8">
        <w:t xml:space="preserve">The results of the </w:t>
      </w:r>
      <w:r>
        <w:t>SA</w:t>
      </w:r>
      <w:r w:rsidRPr="009D2EB8">
        <w:t xml:space="preserve"> experiment </w:t>
      </w:r>
      <w:r>
        <w:t xml:space="preserve">in </w:t>
      </w:r>
      <w:r w:rsidR="004108A6">
        <w:fldChar w:fldCharType="begin"/>
      </w:r>
      <w:r w:rsidR="004108A6">
        <w:instrText xml:space="preserve"> REF _Ref20317207 \h </w:instrText>
      </w:r>
      <w:r w:rsidR="004108A6">
        <w:fldChar w:fldCharType="separate"/>
      </w:r>
      <w:ins w:id="1319" w:author="Bush, Brian" w:date="2020-09-13T20:40:00Z">
        <w:r w:rsidR="00935F09">
          <w:t xml:space="preserve">Figure </w:t>
        </w:r>
        <w:r w:rsidR="00935F09">
          <w:rPr>
            <w:noProof/>
          </w:rPr>
          <w:t>9</w:t>
        </w:r>
      </w:ins>
      <w:del w:id="1320" w:author="Bush, Brian" w:date="2020-09-13T20:40:00Z">
        <w:r w:rsidR="00263E6D" w:rsidDel="00935F09">
          <w:delText xml:space="preserve">Figure </w:delText>
        </w:r>
        <w:r w:rsidR="00263E6D" w:rsidDel="00935F09">
          <w:rPr>
            <w:noProof/>
          </w:rPr>
          <w:delText>8</w:delText>
        </w:r>
      </w:del>
      <w:r w:rsidR="004108A6">
        <w:fldChar w:fldCharType="end"/>
      </w:r>
      <w:r>
        <w:t xml:space="preserve"> show nuanced difference in the evolution of direct versus performance-advantaged product replacements in niche versus commodity markets</w:t>
      </w:r>
      <w:r w:rsidRPr="009D2EB8">
        <w:t>.</w:t>
      </w:r>
      <w:r>
        <w:t xml:space="preserve"> The direct replacements in commodity markets tend to take more time to develop to commercial readiness, but then have a higher propensity to develop. Direct replacements in niche markets are less likely to progress to the commercial stage. Performance-advantaged replacements have an intermediate propensity to develop commercially, regardless of whether they are in niche or direct markets.</w:t>
      </w:r>
      <w:r w:rsidR="008A194A" w:rsidRPr="008A194A">
        <w:t xml:space="preserve"> </w:t>
      </w:r>
      <w:r w:rsidR="008A194A">
        <w:t>Note that these results show less difference between the four base cases shown in the “Base cases” results section because the SA experiment overrides many of the variables that differentiate those base cases.</w:t>
      </w:r>
    </w:p>
    <w:p w14:paraId="6FBFAA70" w14:textId="7ADEACFE" w:rsidR="00FC11F0" w:rsidRDefault="00FC11F0" w:rsidP="00FC11F0">
      <w:pPr>
        <w:keepNext/>
      </w:pPr>
      <w:r w:rsidRPr="003F73FA">
        <w:rPr>
          <w:noProof/>
        </w:rPr>
        <w:lastRenderedPageBreak/>
        <w:drawing>
          <wp:inline distT="0" distB="0" distL="0" distR="0" wp14:anchorId="4D877FE9" wp14:editId="392294DE">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43600"/>
                    </a:xfrm>
                    <a:prstGeom prst="rect">
                      <a:avLst/>
                    </a:prstGeom>
                  </pic:spPr>
                </pic:pic>
              </a:graphicData>
            </a:graphic>
          </wp:inline>
        </w:drawing>
      </w:r>
    </w:p>
    <w:p w14:paraId="26FA88B8" w14:textId="6E050D69" w:rsidR="00FC11F0" w:rsidRDefault="00FC11F0" w:rsidP="00FC11F0">
      <w:pPr>
        <w:pStyle w:val="Caption"/>
      </w:pPr>
      <w:bookmarkStart w:id="1321" w:name="_Ref20317207"/>
      <w:r>
        <w:t xml:space="preserve">Figure </w:t>
      </w:r>
      <w:r>
        <w:fldChar w:fldCharType="begin"/>
      </w:r>
      <w:r>
        <w:instrText>SEQ Figure \* ARABIC</w:instrText>
      </w:r>
      <w:r>
        <w:fldChar w:fldCharType="separate"/>
      </w:r>
      <w:ins w:id="1322" w:author="Bush, Brian" w:date="2020-09-13T20:40:00Z">
        <w:r w:rsidR="00935F09">
          <w:rPr>
            <w:noProof/>
          </w:rPr>
          <w:t>9</w:t>
        </w:r>
      </w:ins>
      <w:del w:id="1323" w:author="Bush, Brian" w:date="2020-09-13T20:40:00Z">
        <w:r w:rsidR="00263E6D" w:rsidDel="00935F09">
          <w:rPr>
            <w:noProof/>
          </w:rPr>
          <w:delText>8</w:delText>
        </w:r>
      </w:del>
      <w:r>
        <w:fldChar w:fldCharType="end"/>
      </w:r>
      <w:bookmarkEnd w:id="1321"/>
      <w:r>
        <w:t>. Cumulative production as a function of time for direct and performance-advantaged bioproducts in niche and commodity markets. Each line represents one of the SA simulations.</w:t>
      </w:r>
    </w:p>
    <w:p w14:paraId="244FAB58" w14:textId="0719265A" w:rsidR="00345F78" w:rsidRDefault="00345F78" w:rsidP="00345F78">
      <w:r>
        <w:fldChar w:fldCharType="begin"/>
      </w:r>
      <w:r>
        <w:instrText xml:space="preserve"> REF _Ref48716601 \h </w:instrText>
      </w:r>
      <w:r>
        <w:fldChar w:fldCharType="separate"/>
      </w:r>
      <w:ins w:id="1324" w:author="Bush, Brian" w:date="2020-09-13T20:40:00Z">
        <w:r w:rsidR="00935F09">
          <w:t xml:space="preserve">Figure </w:t>
        </w:r>
        <w:r w:rsidR="00935F09">
          <w:rPr>
            <w:noProof/>
          </w:rPr>
          <w:t>10</w:t>
        </w:r>
      </w:ins>
      <w:del w:id="1325" w:author="Bush, Brian" w:date="2020-09-13T19:26:00Z">
        <w:r w:rsidDel="00263E6D">
          <w:delText xml:space="preserve">Figure </w:delText>
        </w:r>
        <w:r w:rsidDel="00263E6D">
          <w:rPr>
            <w:noProof/>
          </w:rPr>
          <w:delText>12</w:delText>
        </w:r>
      </w:del>
      <w:r>
        <w:fldChar w:fldCharType="end"/>
      </w:r>
      <w:r>
        <w:t xml:space="preserve"> illustrate</w:t>
      </w:r>
      <w:ins w:id="1326" w:author="Bush, Brian" w:date="2020-09-13T19:30:00Z">
        <w:r w:rsidR="00263E6D">
          <w:t>s</w:t>
        </w:r>
      </w:ins>
      <w:r>
        <w:t xml:space="preserve"> the pattern of correlation between the influence of a government capital cost grant versus a government production incentive upon whether a bioproduct successfully reaches commercial maturity and how much of the product is produced by the year 2050. The capital cost shares tend to have a stronger influence than the production incentive, but there clearly are many other factors at play in determining the bioproduct’s commercial viability.</w:t>
      </w:r>
    </w:p>
    <w:p w14:paraId="1F6D03CC" w14:textId="77777777" w:rsidR="00345F78" w:rsidRDefault="00345F78" w:rsidP="00345F78">
      <w:r w:rsidRPr="00FC325A">
        <w:rPr>
          <w:noProof/>
        </w:rPr>
        <w:lastRenderedPageBreak/>
        <w:drawing>
          <wp:inline distT="0" distB="0" distL="0" distR="0" wp14:anchorId="4B3B146A" wp14:editId="348AFB7A">
            <wp:extent cx="5943600" cy="386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34375EC2" w14:textId="3B37CB42" w:rsidR="00345F78" w:rsidRPr="00FC325A" w:rsidRDefault="00345F78" w:rsidP="00345F78">
      <w:pPr>
        <w:pStyle w:val="Caption"/>
      </w:pPr>
      <w:bookmarkStart w:id="1327" w:name="_Ref48716601"/>
      <w:r>
        <w:t xml:space="preserve">Figure </w:t>
      </w:r>
      <w:r>
        <w:fldChar w:fldCharType="begin"/>
      </w:r>
      <w:r>
        <w:instrText>SEQ Figure \* ARABIC</w:instrText>
      </w:r>
      <w:r>
        <w:fldChar w:fldCharType="separate"/>
      </w:r>
      <w:ins w:id="1328" w:author="Bush, Brian" w:date="2020-09-13T20:40:00Z">
        <w:r w:rsidR="00935F09">
          <w:rPr>
            <w:noProof/>
          </w:rPr>
          <w:t>10</w:t>
        </w:r>
      </w:ins>
      <w:del w:id="1329" w:author="Bush, Brian" w:date="2020-09-13T19:26:00Z">
        <w:r w:rsidDel="00263E6D">
          <w:rPr>
            <w:noProof/>
          </w:rPr>
          <w:delText>12</w:delText>
        </w:r>
      </w:del>
      <w:r>
        <w:fldChar w:fldCharType="end"/>
      </w:r>
      <w:bookmarkEnd w:id="1327"/>
      <w:r>
        <w:t>. Relationship between government capital and production incentives in the SA experiment. Each point represents the 2050 outcome of a simulation in the SA experiment. Note that capital cost shares tend to influence success more strongly than production incentives, but many other factors influence the outcome.</w:t>
      </w:r>
    </w:p>
    <w:p w14:paraId="68911A3D" w14:textId="032EDC04" w:rsidR="00345F78" w:rsidRDefault="00345F78" w:rsidP="00935F09">
      <w:r>
        <w:fldChar w:fldCharType="begin"/>
      </w:r>
      <w:r>
        <w:instrText xml:space="preserve"> REF _Ref20317253 \h </w:instrText>
      </w:r>
      <w:r>
        <w:fldChar w:fldCharType="separate"/>
      </w:r>
      <w:ins w:id="1330" w:author="Bush, Brian" w:date="2020-09-13T20:40:00Z">
        <w:r w:rsidR="00935F09">
          <w:t xml:space="preserve">Figure </w:t>
        </w:r>
        <w:r w:rsidR="00935F09">
          <w:rPr>
            <w:noProof/>
          </w:rPr>
          <w:t>11</w:t>
        </w:r>
        <w:r w:rsidR="00935F09">
          <w:t xml:space="preserve">. First-order variance-based sensitivity-analysis results for the SA experiment; higher values indicate more </w:t>
        </w:r>
        <w:r w:rsidR="00935F09" w:rsidRPr="2ED522DF">
          <w:rPr>
            <w:i/>
            <w:iCs/>
          </w:rPr>
          <w:t>direct</w:t>
        </w:r>
        <w:r w:rsidR="00935F09">
          <w:t xml:space="preserve"> influence of the input variable upon the output variable. Results are summarized by the thematic categories for input and output variables defined in Table </w:t>
        </w:r>
        <w:r w:rsidR="00935F09">
          <w:rPr>
            <w:noProof/>
          </w:rPr>
          <w:t>4</w:t>
        </w:r>
        <w:r w:rsidR="00935F09">
          <w:t xml:space="preserve"> and Table </w:t>
        </w:r>
        <w:r w:rsidR="00935F09">
          <w:rPr>
            <w:noProof/>
          </w:rPr>
          <w:t>5</w:t>
        </w:r>
        <w:r w:rsidR="00935F09">
          <w:t xml:space="preserve"> of the Appendix.</w:t>
        </w:r>
      </w:ins>
      <w:del w:id="1331" w:author="Bush, Brian" w:date="2020-09-13T19:26:00Z">
        <w:r w:rsidDel="00263E6D">
          <w:delText xml:space="preserve">Figure </w:delText>
        </w:r>
        <w:r w:rsidDel="00263E6D">
          <w:rPr>
            <w:noProof/>
          </w:rPr>
          <w:delText>9</w:delText>
        </w:r>
      </w:del>
      <w:r>
        <w:fldChar w:fldCharType="end"/>
      </w:r>
      <w:r>
        <w:t xml:space="preserve"> and </w:t>
      </w:r>
      <w:r>
        <w:fldChar w:fldCharType="begin"/>
      </w:r>
      <w:r>
        <w:instrText xml:space="preserve"> REF _Ref44072855 \h </w:instrText>
      </w:r>
      <w:r>
        <w:fldChar w:fldCharType="separate"/>
      </w:r>
      <w:ins w:id="1332" w:author="Bush, Brian" w:date="2020-09-13T20:40:00Z">
        <w:r w:rsidR="00935F09">
          <w:t xml:space="preserve">Figure </w:t>
        </w:r>
        <w:r w:rsidR="00935F09">
          <w:rPr>
            <w:noProof/>
          </w:rPr>
          <w:t>12</w:t>
        </w:r>
        <w:r w:rsidR="00935F09">
          <w:t xml:space="preserve">. Total variance-based sensitivity-analysis results for the SA experiment; higher values indicate more </w:t>
        </w:r>
        <w:r w:rsidR="00935F09" w:rsidRPr="2ED522DF">
          <w:rPr>
            <w:i/>
            <w:iCs/>
          </w:rPr>
          <w:t>total</w:t>
        </w:r>
        <w:r w:rsidR="00935F09">
          <w:t xml:space="preserve"> influence of the input variable upon the output variable. Results are summarized by the thematic categories for input and output variables defined in Table </w:t>
        </w:r>
        <w:r w:rsidR="00935F09">
          <w:rPr>
            <w:noProof/>
          </w:rPr>
          <w:t>4</w:t>
        </w:r>
        <w:r w:rsidR="00935F09">
          <w:t xml:space="preserve"> and Table </w:t>
        </w:r>
        <w:r w:rsidR="00935F09">
          <w:rPr>
            <w:noProof/>
          </w:rPr>
          <w:t>5</w:t>
        </w:r>
        <w:r w:rsidR="00935F09">
          <w:t xml:space="preserve"> of the Appendix.</w:t>
        </w:r>
      </w:ins>
      <w:del w:id="1333" w:author="Bush, Brian" w:date="2020-09-13T19:26:00Z">
        <w:r w:rsidDel="00263E6D">
          <w:delText xml:space="preserve">Figure </w:delText>
        </w:r>
        <w:r w:rsidDel="00263E6D">
          <w:rPr>
            <w:noProof/>
          </w:rPr>
          <w:delText>10</w:delText>
        </w:r>
      </w:del>
      <w:r>
        <w:fldChar w:fldCharType="end"/>
      </w:r>
      <w:r>
        <w:t xml:space="preserve"> display the sensitivity statistics </w:t>
      </w:r>
      <w:sdt>
        <w:sdtPr>
          <w:id w:val="952597997"/>
          <w:citation/>
        </w:sdtPr>
        <w:sdtContent>
          <w:r>
            <w:fldChar w:fldCharType="begin"/>
          </w:r>
          <w:r>
            <w:instrText xml:space="preserve"> CITATION Sal04 \l 1033 </w:instrText>
          </w:r>
          <w:r>
            <w:fldChar w:fldCharType="separate"/>
          </w:r>
          <w:r w:rsidR="00935F09">
            <w:rPr>
              <w:noProof/>
            </w:rPr>
            <w:t>(Saltelli, Tarantola, Campolongo, &amp; Ratto, 2004)</w:t>
          </w:r>
          <w:r>
            <w:fldChar w:fldCharType="end"/>
          </w:r>
        </w:sdtContent>
      </w:sdt>
      <w:r>
        <w:t xml:space="preserve"> computed in the SA experiment. The first-order sensitivity in </w:t>
      </w:r>
      <w:r>
        <w:fldChar w:fldCharType="begin"/>
      </w:r>
      <w:r>
        <w:instrText xml:space="preserve"> REF _Ref20317253 \h </w:instrText>
      </w:r>
      <w:r>
        <w:fldChar w:fldCharType="separate"/>
      </w:r>
      <w:ins w:id="1334" w:author="Bush, Brian" w:date="2020-09-13T20:40:00Z">
        <w:r w:rsidR="00935F09">
          <w:t xml:space="preserve">Figure </w:t>
        </w:r>
        <w:r w:rsidR="00935F09">
          <w:rPr>
            <w:noProof/>
          </w:rPr>
          <w:t>11</w:t>
        </w:r>
        <w:r w:rsidR="00935F09">
          <w:t xml:space="preserve">. First-order variance-based sensitivity-analysis results for the SA experiment; higher values indicate more </w:t>
        </w:r>
        <w:r w:rsidR="00935F09" w:rsidRPr="2ED522DF">
          <w:rPr>
            <w:i/>
            <w:iCs/>
          </w:rPr>
          <w:t>direct</w:t>
        </w:r>
        <w:r w:rsidR="00935F09">
          <w:t xml:space="preserve"> influence of the input variable upon the output variable. Results are summarized by the thematic categories for input and output variables defined in Table </w:t>
        </w:r>
        <w:r w:rsidR="00935F09">
          <w:rPr>
            <w:noProof/>
          </w:rPr>
          <w:t>4</w:t>
        </w:r>
        <w:r w:rsidR="00935F09">
          <w:t xml:space="preserve"> and Table </w:t>
        </w:r>
        <w:r w:rsidR="00935F09">
          <w:rPr>
            <w:noProof/>
          </w:rPr>
          <w:t>5</w:t>
        </w:r>
        <w:r w:rsidR="00935F09">
          <w:t xml:space="preserve"> of the Appendix.</w:t>
        </w:r>
      </w:ins>
      <w:del w:id="1335" w:author="Bush, Brian" w:date="2020-09-13T19:26:00Z">
        <w:r w:rsidDel="00263E6D">
          <w:delText xml:space="preserve">Figure </w:delText>
        </w:r>
        <w:r w:rsidDel="00263E6D">
          <w:rPr>
            <w:noProof/>
          </w:rPr>
          <w:delText>9</w:delText>
        </w:r>
      </w:del>
      <w:r>
        <w:fldChar w:fldCharType="end"/>
      </w:r>
      <w:r>
        <w:t xml:space="preserve"> indicates the dependence of the various outputs (rows in the figure) upon the sensitivity inputs (columns), where higher sensitivity indicates that the varying the input value, with other inputs held fixed, results in greater variation in the output variable. In contrast, the total sensitivity in </w:t>
      </w:r>
      <w:r>
        <w:fldChar w:fldCharType="begin"/>
      </w:r>
      <w:r>
        <w:instrText xml:space="preserve"> REF _Ref44072855 \h </w:instrText>
      </w:r>
      <w:r>
        <w:fldChar w:fldCharType="separate"/>
      </w:r>
      <w:ins w:id="1336" w:author="Bush, Brian" w:date="2020-09-13T20:40:00Z">
        <w:r w:rsidR="00935F09">
          <w:t xml:space="preserve">Figure </w:t>
        </w:r>
        <w:r w:rsidR="00935F09">
          <w:rPr>
            <w:noProof/>
          </w:rPr>
          <w:t>12</w:t>
        </w:r>
        <w:r w:rsidR="00935F09">
          <w:t xml:space="preserve">. Total variance-based sensitivity-analysis results for the SA experiment; higher values indicate more </w:t>
        </w:r>
        <w:r w:rsidR="00935F09" w:rsidRPr="2ED522DF">
          <w:rPr>
            <w:i/>
            <w:iCs/>
          </w:rPr>
          <w:t>total</w:t>
        </w:r>
        <w:r w:rsidR="00935F09">
          <w:t xml:space="preserve"> influence of the input variable upon the output variable. Results are summarized by the thematic categories for input and output variables defined in Table </w:t>
        </w:r>
        <w:r w:rsidR="00935F09">
          <w:rPr>
            <w:noProof/>
          </w:rPr>
          <w:t>4</w:t>
        </w:r>
        <w:r w:rsidR="00935F09">
          <w:t xml:space="preserve"> and Table </w:t>
        </w:r>
        <w:r w:rsidR="00935F09">
          <w:rPr>
            <w:noProof/>
          </w:rPr>
          <w:t>5</w:t>
        </w:r>
        <w:r w:rsidR="00935F09">
          <w:t xml:space="preserve"> of the Appendix.</w:t>
        </w:r>
      </w:ins>
      <w:del w:id="1337" w:author="Bush, Brian" w:date="2020-09-13T19:26:00Z">
        <w:r w:rsidDel="00263E6D">
          <w:delText xml:space="preserve">Figure </w:delText>
        </w:r>
        <w:r w:rsidDel="00263E6D">
          <w:rPr>
            <w:noProof/>
          </w:rPr>
          <w:delText>10</w:delText>
        </w:r>
      </w:del>
      <w:r>
        <w:fldChar w:fldCharType="end"/>
      </w:r>
      <w:r>
        <w:t xml:space="preserve"> ranks </w:t>
      </w:r>
      <w:r>
        <w:lastRenderedPageBreak/>
        <w:t>the influence of the variable in all of its combinations with other variables. Comparing the two figures indicates that the variables are rarely influential in isolation, but generally influential in combination with other variables. (This is a somewhat unusual situation compared to the typical results for variance-based sensitivity analysis of system-dynamics models, where it is often the case that a handful of variables show first-order influence and a modestly larger set show influence on total effects.)</w:t>
      </w:r>
      <w:r w:rsidR="008A194A">
        <w:t xml:space="preserve"> </w:t>
      </w:r>
      <w:commentRangeStart w:id="1338"/>
      <w:commentRangeStart w:id="1339"/>
      <w:r w:rsidR="002F0D5D">
        <w:t>Overall, t</w:t>
      </w:r>
      <w:r w:rsidR="008A194A">
        <w:t>he following variables</w:t>
      </w:r>
      <w:r w:rsidR="002F0D5D">
        <w:t xml:space="preserve"> have the highest significant sensitivity indices:</w:t>
      </w:r>
      <w:commentRangeEnd w:id="1338"/>
      <w:r w:rsidR="002F0D5D">
        <w:rPr>
          <w:rStyle w:val="CommentReference"/>
          <w:rFonts w:asciiTheme="minorHAnsi" w:hAnsiTheme="minorHAnsi"/>
        </w:rPr>
        <w:commentReference w:id="1338"/>
      </w:r>
      <w:commentRangeEnd w:id="1339"/>
      <w:r w:rsidR="00935F09">
        <w:rPr>
          <w:rStyle w:val="CommentReference"/>
          <w:rFonts w:asciiTheme="minorHAnsi" w:hAnsiTheme="minorHAnsi"/>
        </w:rPr>
        <w:commentReference w:id="1339"/>
      </w:r>
    </w:p>
    <w:p w14:paraId="47389D39" w14:textId="4F9889EF" w:rsidR="00935F09" w:rsidRPr="00935F09" w:rsidRDefault="00935F09" w:rsidP="00935F09">
      <w:pPr>
        <w:pStyle w:val="ListParagraph"/>
        <w:numPr>
          <w:ilvl w:val="0"/>
          <w:numId w:val="20"/>
        </w:numPr>
        <w:rPr>
          <w:ins w:id="1340" w:author="Bush, Brian" w:date="2020-09-13T20:47:00Z"/>
          <w:rPrChange w:id="1341" w:author="Bush, Brian" w:date="2020-09-13T20:47:00Z">
            <w:rPr>
              <w:ins w:id="1342" w:author="Bush, Brian" w:date="2020-09-13T20:47:00Z"/>
            </w:rPr>
          </w:rPrChange>
        </w:rPr>
        <w:pPrChange w:id="1343" w:author="Bush, Brian" w:date="2020-09-13T20:47:00Z">
          <w:pPr/>
        </w:pPrChange>
      </w:pPr>
      <w:commentRangeStart w:id="1344"/>
      <w:ins w:id="1345" w:author="Bush, Brian" w:date="2020-09-13T20:47:00Z">
        <w:r w:rsidRPr="00935F09">
          <w:rPr>
            <w:rPrChange w:id="1346" w:author="Bush, Brian" w:date="2020-09-13T20:47:00Z">
              <w:rPr/>
            </w:rPrChange>
          </w:rPr>
          <w:t>bioproduct performance advantage</w:t>
        </w:r>
      </w:ins>
    </w:p>
    <w:p w14:paraId="61F471BE" w14:textId="65F71F08" w:rsidR="00935F09" w:rsidRPr="00935F09" w:rsidRDefault="00935F09" w:rsidP="00935F09">
      <w:pPr>
        <w:pStyle w:val="ListParagraph"/>
        <w:numPr>
          <w:ilvl w:val="0"/>
          <w:numId w:val="20"/>
        </w:numPr>
        <w:rPr>
          <w:ins w:id="1347" w:author="Bush, Brian" w:date="2020-09-13T20:47:00Z"/>
          <w:rPrChange w:id="1348" w:author="Bush, Brian" w:date="2020-09-13T20:47:00Z">
            <w:rPr>
              <w:ins w:id="1349" w:author="Bush, Brian" w:date="2020-09-13T20:47:00Z"/>
            </w:rPr>
          </w:rPrChange>
        </w:rPr>
        <w:pPrChange w:id="1350" w:author="Bush, Brian" w:date="2020-09-13T20:47:00Z">
          <w:pPr/>
        </w:pPrChange>
      </w:pPr>
      <w:ins w:id="1351" w:author="Bush, Brian" w:date="2020-09-13T20:47:00Z">
        <w:r w:rsidRPr="00935F09">
          <w:rPr>
            <w:rPrChange w:id="1352" w:author="Bush, Brian" w:date="2020-09-13T20:47:00Z">
              <w:rPr/>
            </w:rPrChange>
          </w:rPr>
          <w:t>target pilot hours</w:t>
        </w:r>
      </w:ins>
    </w:p>
    <w:p w14:paraId="79BC5E49" w14:textId="546E56CA" w:rsidR="00935F09" w:rsidRPr="00935F09" w:rsidRDefault="00935F09" w:rsidP="00935F09">
      <w:pPr>
        <w:pStyle w:val="ListParagraph"/>
        <w:numPr>
          <w:ilvl w:val="0"/>
          <w:numId w:val="20"/>
        </w:numPr>
        <w:rPr>
          <w:ins w:id="1353" w:author="Bush, Brian" w:date="2020-09-13T20:47:00Z"/>
          <w:rPrChange w:id="1354" w:author="Bush, Brian" w:date="2020-09-13T20:47:00Z">
            <w:rPr>
              <w:ins w:id="1355" w:author="Bush, Brian" w:date="2020-09-13T20:47:00Z"/>
            </w:rPr>
          </w:rPrChange>
        </w:rPr>
        <w:pPrChange w:id="1356" w:author="Bush, Brian" w:date="2020-09-13T20:47:00Z">
          <w:pPr/>
        </w:pPrChange>
      </w:pPr>
      <w:ins w:id="1357" w:author="Bush, Brian" w:date="2020-09-13T20:47:00Z">
        <w:r w:rsidRPr="00935F09">
          <w:rPr>
            <w:rPrChange w:id="1358" w:author="Bush, Brian" w:date="2020-09-13T20:47:00Z">
              <w:rPr/>
            </w:rPrChange>
          </w:rPr>
          <w:t>government production incentive</w:t>
        </w:r>
      </w:ins>
    </w:p>
    <w:p w14:paraId="4A7A15AC" w14:textId="280457E7" w:rsidR="00935F09" w:rsidRPr="00935F09" w:rsidRDefault="00935F09" w:rsidP="00935F09">
      <w:pPr>
        <w:pStyle w:val="ListParagraph"/>
        <w:numPr>
          <w:ilvl w:val="0"/>
          <w:numId w:val="20"/>
        </w:numPr>
        <w:rPr>
          <w:ins w:id="1359" w:author="Bush, Brian" w:date="2020-09-13T20:47:00Z"/>
          <w:rPrChange w:id="1360" w:author="Bush, Brian" w:date="2020-09-13T20:47:00Z">
            <w:rPr>
              <w:ins w:id="1361" w:author="Bush, Brian" w:date="2020-09-13T20:47:00Z"/>
            </w:rPr>
          </w:rPrChange>
        </w:rPr>
        <w:pPrChange w:id="1362" w:author="Bush, Brian" w:date="2020-09-13T20:47:00Z">
          <w:pPr/>
        </w:pPrChange>
      </w:pPr>
      <w:ins w:id="1363" w:author="Bush, Brian" w:date="2020-09-13T20:47:00Z">
        <w:r w:rsidRPr="00935F09">
          <w:rPr>
            <w:rPrChange w:id="1364" w:author="Bush, Brian" w:date="2020-09-13T20:47:00Z">
              <w:rPr/>
            </w:rPrChange>
          </w:rPr>
          <w:t>random stream</w:t>
        </w:r>
        <w:r w:rsidRPr="00935F09">
          <w:rPr>
            <w:rPrChange w:id="1365" w:author="Bush, Brian" w:date="2020-09-13T20:47:00Z">
              <w:rPr/>
            </w:rPrChange>
          </w:rPr>
          <w:tab/>
        </w:r>
      </w:ins>
    </w:p>
    <w:p w14:paraId="489E4AC4" w14:textId="49AD0E90" w:rsidR="00935F09" w:rsidRPr="00935F09" w:rsidRDefault="00935F09" w:rsidP="00935F09">
      <w:pPr>
        <w:pStyle w:val="ListParagraph"/>
        <w:numPr>
          <w:ilvl w:val="0"/>
          <w:numId w:val="20"/>
        </w:numPr>
        <w:rPr>
          <w:ins w:id="1366" w:author="Bush, Brian" w:date="2020-09-13T20:47:00Z"/>
          <w:rPrChange w:id="1367" w:author="Bush, Brian" w:date="2020-09-13T20:47:00Z">
            <w:rPr>
              <w:ins w:id="1368" w:author="Bush, Brian" w:date="2020-09-13T20:47:00Z"/>
            </w:rPr>
          </w:rPrChange>
        </w:rPr>
        <w:pPrChange w:id="1369" w:author="Bush, Brian" w:date="2020-09-13T20:47:00Z">
          <w:pPr/>
        </w:pPrChange>
      </w:pPr>
      <w:ins w:id="1370" w:author="Bush, Brian" w:date="2020-09-13T20:47:00Z">
        <w:r w:rsidRPr="00935F09">
          <w:rPr>
            <w:rPrChange w:id="1371" w:author="Bush, Brian" w:date="2020-09-13T20:47:00Z">
              <w:rPr/>
            </w:rPrChange>
          </w:rPr>
          <w:t>base external investor ask rate</w:t>
        </w:r>
      </w:ins>
    </w:p>
    <w:p w14:paraId="73DA9961" w14:textId="7BA70E87" w:rsidR="002F0D5D" w:rsidDel="00935F09" w:rsidRDefault="00935F09" w:rsidP="00935F09">
      <w:pPr>
        <w:pStyle w:val="ListParagraph"/>
        <w:numPr>
          <w:ilvl w:val="0"/>
          <w:numId w:val="18"/>
        </w:numPr>
        <w:rPr>
          <w:del w:id="1372" w:author="Bush, Brian" w:date="2020-09-13T20:47:00Z"/>
        </w:rPr>
      </w:pPr>
      <w:ins w:id="1373" w:author="Bush, Brian" w:date="2020-09-13T20:47:00Z">
        <w:r w:rsidRPr="00935F09">
          <w:t>market growth rate</w:t>
        </w:r>
        <w:r w:rsidRPr="00935F09">
          <w:tab/>
        </w:r>
      </w:ins>
      <w:del w:id="1374" w:author="Bush, Brian" w:date="2020-09-13T20:47:00Z">
        <w:r w:rsidR="002F0D5D" w:rsidDel="00935F09">
          <w:delText>aversion to NPV deviation</w:delText>
        </w:r>
      </w:del>
    </w:p>
    <w:p w14:paraId="243B1A66" w14:textId="416897C9" w:rsidR="002F0D5D" w:rsidDel="00935F09" w:rsidRDefault="002F0D5D" w:rsidP="002F0D5D">
      <w:pPr>
        <w:pStyle w:val="ListParagraph"/>
        <w:numPr>
          <w:ilvl w:val="0"/>
          <w:numId w:val="18"/>
        </w:numPr>
        <w:rPr>
          <w:del w:id="1375" w:author="Bush, Brian" w:date="2020-09-13T20:47:00Z"/>
        </w:rPr>
      </w:pPr>
      <w:del w:id="1376" w:author="Bush, Brian" w:date="2020-09-13T20:47:00Z">
        <w:r w:rsidDel="00935F09">
          <w:delText>bioproduct long term price</w:delText>
        </w:r>
      </w:del>
    </w:p>
    <w:p w14:paraId="0A706DC9" w14:textId="14AC822F" w:rsidR="002F0D5D" w:rsidDel="00935F09" w:rsidRDefault="002F0D5D" w:rsidP="002F0D5D">
      <w:pPr>
        <w:pStyle w:val="ListParagraph"/>
        <w:numPr>
          <w:ilvl w:val="0"/>
          <w:numId w:val="18"/>
        </w:numPr>
        <w:rPr>
          <w:del w:id="1377" w:author="Bush, Brian" w:date="2020-09-13T20:47:00Z"/>
        </w:rPr>
      </w:pPr>
      <w:del w:id="1378" w:author="Bush, Brian" w:date="2020-09-13T20:47:00Z">
        <w:r w:rsidDel="00935F09">
          <w:delText>bioproduct performance advantage</w:delText>
        </w:r>
      </w:del>
    </w:p>
    <w:p w14:paraId="16306A60" w14:textId="785DA351" w:rsidR="002F0D5D" w:rsidDel="00935F09" w:rsidRDefault="002F0D5D" w:rsidP="002F0D5D">
      <w:pPr>
        <w:pStyle w:val="ListParagraph"/>
        <w:numPr>
          <w:ilvl w:val="0"/>
          <w:numId w:val="18"/>
        </w:numPr>
        <w:rPr>
          <w:del w:id="1379" w:author="Bush, Brian" w:date="2020-09-13T20:47:00Z"/>
        </w:rPr>
      </w:pPr>
      <w:del w:id="1380" w:author="Bush, Brian" w:date="2020-09-13T20:47:00Z">
        <w:r w:rsidDel="00935F09">
          <w:delText>pilot capacity</w:delText>
        </w:r>
      </w:del>
    </w:p>
    <w:p w14:paraId="5A6D9ABF" w14:textId="18AE4399" w:rsidR="002F0D5D" w:rsidDel="00935F09" w:rsidRDefault="002F0D5D" w:rsidP="002F0D5D">
      <w:pPr>
        <w:pStyle w:val="ListParagraph"/>
        <w:numPr>
          <w:ilvl w:val="0"/>
          <w:numId w:val="18"/>
        </w:numPr>
        <w:rPr>
          <w:del w:id="1381" w:author="Bush, Brian" w:date="2020-09-13T20:47:00Z"/>
        </w:rPr>
      </w:pPr>
      <w:del w:id="1382" w:author="Bush, Brian" w:date="2020-09-13T20:47:00Z">
        <w:r w:rsidDel="00935F09">
          <w:delText>piloting failure distribution max</w:delText>
        </w:r>
      </w:del>
    </w:p>
    <w:p w14:paraId="7BA82434" w14:textId="7063FEF3" w:rsidR="002F0D5D" w:rsidRDefault="002F0D5D" w:rsidP="002F0D5D">
      <w:pPr>
        <w:pStyle w:val="ListParagraph"/>
        <w:numPr>
          <w:ilvl w:val="0"/>
          <w:numId w:val="18"/>
        </w:numPr>
      </w:pPr>
      <w:del w:id="1383" w:author="Bush, Brian" w:date="2020-09-13T20:47:00Z">
        <w:r w:rsidDel="00935F09">
          <w:delText>target demo hours</w:delText>
        </w:r>
      </w:del>
      <w:commentRangeEnd w:id="1344"/>
      <w:r w:rsidR="00935F09">
        <w:rPr>
          <w:rStyle w:val="CommentReference"/>
          <w:rFonts w:asciiTheme="minorHAnsi" w:eastAsiaTheme="minorHAnsi" w:hAnsiTheme="minorHAnsi" w:cstheme="minorBidi"/>
        </w:rPr>
        <w:commentReference w:id="1344"/>
      </w:r>
    </w:p>
    <w:p w14:paraId="7BEA739C" w14:textId="77777777" w:rsidR="002F0D5D" w:rsidRDefault="002F0D5D" w:rsidP="002F0D5D"/>
    <w:p w14:paraId="745BC266" w14:textId="572CF548" w:rsidR="00FC11F0" w:rsidRDefault="00FC325A" w:rsidP="2ED522DF">
      <w:pPr>
        <w:keepNext/>
      </w:pPr>
      <w:del w:id="1384" w:author="Bush, Brian" w:date="2020-09-13T19:23:00Z">
        <w:r w:rsidDel="00E31F13">
          <w:rPr>
            <w:noProof/>
          </w:rPr>
          <w:lastRenderedPageBreak/>
          <w:drawing>
            <wp:inline distT="0" distB="0" distL="0" distR="0" wp14:anchorId="4EC1B1A5" wp14:editId="5BDF2022">
              <wp:extent cx="4572000" cy="4572000"/>
              <wp:effectExtent l="0" t="0" r="0" b="0"/>
              <wp:docPr id="1997851670" name="Picture 199785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del>
      <w:ins w:id="1385" w:author="Bush, Brian" w:date="2020-09-13T19:23:00Z">
        <w:r w:rsidR="00E31F13">
          <w:rPr>
            <w:noProof/>
          </w:rPr>
          <w:lastRenderedPageBreak/>
          <w:drawing>
            <wp:inline distT="0" distB="0" distL="0" distR="0" wp14:anchorId="72CAB7E0" wp14:editId="4A6870A6">
              <wp:extent cx="5943612" cy="3657607"/>
              <wp:effectExtent l="0" t="0" r="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text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p>
    <w:p w14:paraId="7F3DAECC" w14:textId="6D7E254B" w:rsidR="00FC11F0" w:rsidRDefault="2ED522DF" w:rsidP="00FC11F0">
      <w:pPr>
        <w:pStyle w:val="Caption"/>
      </w:pPr>
      <w:bookmarkStart w:id="1386" w:name="_Ref20317253"/>
      <w:r>
        <w:t xml:space="preserve">Figure </w:t>
      </w:r>
      <w:r>
        <w:fldChar w:fldCharType="begin"/>
      </w:r>
      <w:r>
        <w:instrText>SEQ Figure \* ARABIC</w:instrText>
      </w:r>
      <w:r>
        <w:fldChar w:fldCharType="separate"/>
      </w:r>
      <w:ins w:id="1387" w:author="Bush, Brian" w:date="2020-09-13T20:40:00Z">
        <w:r w:rsidR="00935F09">
          <w:rPr>
            <w:noProof/>
          </w:rPr>
          <w:t>11</w:t>
        </w:r>
      </w:ins>
      <w:del w:id="1388" w:author="Bush, Brian" w:date="2020-09-13T19:26:00Z">
        <w:r w:rsidRPr="2ED522DF" w:rsidDel="00263E6D">
          <w:rPr>
            <w:noProof/>
          </w:rPr>
          <w:delText>9</w:delText>
        </w:r>
      </w:del>
      <w:r>
        <w:fldChar w:fldCharType="end"/>
      </w:r>
      <w:r>
        <w:t xml:space="preserve">. </w:t>
      </w:r>
      <w:commentRangeStart w:id="1389"/>
      <w:commentRangeStart w:id="1390"/>
      <w:r>
        <w:t>First</w:t>
      </w:r>
      <w:commentRangeEnd w:id="1389"/>
      <w:r w:rsidR="008A194A">
        <w:rPr>
          <w:rStyle w:val="CommentReference"/>
          <w:rFonts w:asciiTheme="minorHAnsi" w:hAnsiTheme="minorHAnsi"/>
          <w:bCs w:val="0"/>
        </w:rPr>
        <w:commentReference w:id="1389"/>
      </w:r>
      <w:commentRangeEnd w:id="1390"/>
      <w:r w:rsidR="00935F09">
        <w:rPr>
          <w:rStyle w:val="CommentReference"/>
          <w:rFonts w:asciiTheme="minorHAnsi" w:hAnsiTheme="minorHAnsi"/>
          <w:bCs w:val="0"/>
        </w:rPr>
        <w:commentReference w:id="1390"/>
      </w:r>
      <w:r>
        <w:t xml:space="preserve">-order variance-based sensitivity-analysis results for the SA experiment; higher values indicate more </w:t>
      </w:r>
      <w:r w:rsidRPr="2ED522DF">
        <w:rPr>
          <w:i/>
          <w:iCs/>
        </w:rPr>
        <w:t>direct</w:t>
      </w:r>
      <w:r>
        <w:t xml:space="preserve"> influence of the input variable upon the output variable. </w:t>
      </w:r>
      <w:del w:id="1391" w:author="Bush, Brian" w:date="2020-09-13T20:33:00Z">
        <w:r w:rsidDel="00CE2A2B">
          <w:delText>Only results that are at least four standard deviations above zero are shown</w:delText>
        </w:r>
      </w:del>
      <w:ins w:id="1392" w:author="Bush, Brian" w:date="2020-09-13T20:33:00Z">
        <w:r w:rsidR="00CE2A2B">
          <w:t xml:space="preserve">Results are summarized by the thematic categories for input and output variables defined in </w:t>
        </w:r>
      </w:ins>
      <w:ins w:id="1393" w:author="Bush, Brian" w:date="2020-09-13T20:34:00Z">
        <w:r w:rsidR="00CE2A2B">
          <w:fldChar w:fldCharType="begin"/>
        </w:r>
        <w:r w:rsidR="00CE2A2B">
          <w:instrText xml:space="preserve"> REF _Ref50919667 \h </w:instrText>
        </w:r>
      </w:ins>
      <w:r w:rsidR="00CE2A2B">
        <w:fldChar w:fldCharType="separate"/>
      </w:r>
      <w:ins w:id="1394" w:author="Bush, Brian" w:date="2020-09-13T20:40:00Z">
        <w:r w:rsidR="00935F09">
          <w:t xml:space="preserve">Table </w:t>
        </w:r>
        <w:r w:rsidR="00935F09">
          <w:rPr>
            <w:noProof/>
          </w:rPr>
          <w:t>4</w:t>
        </w:r>
      </w:ins>
      <w:ins w:id="1395" w:author="Bush, Brian" w:date="2020-09-13T20:34:00Z">
        <w:r w:rsidR="00CE2A2B">
          <w:fldChar w:fldCharType="end"/>
        </w:r>
        <w:r w:rsidR="00CE2A2B">
          <w:t xml:space="preserve"> and </w:t>
        </w:r>
        <w:r w:rsidR="00CE2A2B">
          <w:fldChar w:fldCharType="begin"/>
        </w:r>
        <w:r w:rsidR="00CE2A2B">
          <w:instrText xml:space="preserve"> REF _Ref50919669 \h </w:instrText>
        </w:r>
      </w:ins>
      <w:r w:rsidR="00CE2A2B">
        <w:fldChar w:fldCharType="separate"/>
      </w:r>
      <w:ins w:id="1396" w:author="Bush, Brian" w:date="2020-09-13T20:40:00Z">
        <w:r w:rsidR="00935F09">
          <w:t xml:space="preserve">Table </w:t>
        </w:r>
        <w:r w:rsidR="00935F09">
          <w:rPr>
            <w:noProof/>
          </w:rPr>
          <w:t>5</w:t>
        </w:r>
      </w:ins>
      <w:ins w:id="1397" w:author="Bush, Brian" w:date="2020-09-13T20:34:00Z">
        <w:r w:rsidR="00CE2A2B">
          <w:fldChar w:fldCharType="end"/>
        </w:r>
        <w:r w:rsidR="00CE2A2B">
          <w:t xml:space="preserve"> of the Appendix</w:t>
        </w:r>
      </w:ins>
      <w:r>
        <w:t>.</w:t>
      </w:r>
      <w:bookmarkEnd w:id="1386"/>
    </w:p>
    <w:p w14:paraId="7C67D01A" w14:textId="76522D64" w:rsidR="00FC11F0" w:rsidRDefault="00263E6D" w:rsidP="00FC11F0">
      <w:pPr>
        <w:pStyle w:val="BodyText"/>
      </w:pPr>
      <w:ins w:id="1398" w:author="Bush, Brian" w:date="2020-09-13T19:25:00Z">
        <w:r>
          <w:rPr>
            <w:noProof/>
          </w:rPr>
          <w:lastRenderedPageBreak/>
          <w:drawing>
            <wp:inline distT="0" distB="0" distL="0" distR="0" wp14:anchorId="49A44C04" wp14:editId="491D02DE">
              <wp:extent cx="5943612" cy="3657607"/>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text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del w:id="1399" w:author="Bush, Brian" w:date="2020-09-13T19:23:00Z">
        <w:r w:rsidR="00FC325A" w:rsidDel="00E31F13">
          <w:rPr>
            <w:noProof/>
          </w:rPr>
          <w:lastRenderedPageBreak/>
          <w:drawing>
            <wp:inline distT="0" distB="0" distL="0" distR="0" wp14:anchorId="7468E79D" wp14:editId="29D62AD0">
              <wp:extent cx="4572000" cy="4572000"/>
              <wp:effectExtent l="0" t="0" r="0" b="0"/>
              <wp:docPr id="1965343277" name="Picture 196534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del>
    </w:p>
    <w:p w14:paraId="35A7695C" w14:textId="39D69AE3" w:rsidR="00FC11F0" w:rsidRDefault="2ED522DF" w:rsidP="00FC11F0">
      <w:pPr>
        <w:pStyle w:val="Caption"/>
      </w:pPr>
      <w:bookmarkStart w:id="1400" w:name="_Ref44072855"/>
      <w:r>
        <w:t xml:space="preserve">Figure </w:t>
      </w:r>
      <w:r>
        <w:fldChar w:fldCharType="begin"/>
      </w:r>
      <w:r>
        <w:instrText>SEQ Figure \* ARABIC</w:instrText>
      </w:r>
      <w:r>
        <w:fldChar w:fldCharType="separate"/>
      </w:r>
      <w:ins w:id="1401" w:author="Bush, Brian" w:date="2020-09-13T20:40:00Z">
        <w:r w:rsidR="00935F09">
          <w:rPr>
            <w:noProof/>
          </w:rPr>
          <w:t>12</w:t>
        </w:r>
      </w:ins>
      <w:del w:id="1402" w:author="Bush, Brian" w:date="2020-09-13T19:26:00Z">
        <w:r w:rsidRPr="2ED522DF" w:rsidDel="00263E6D">
          <w:rPr>
            <w:noProof/>
          </w:rPr>
          <w:delText>10</w:delText>
        </w:r>
      </w:del>
      <w:r>
        <w:fldChar w:fldCharType="end"/>
      </w:r>
      <w:r>
        <w:t xml:space="preserve">. </w:t>
      </w:r>
      <w:commentRangeStart w:id="1403"/>
      <w:del w:id="1404" w:author="Bush, Brian" w:date="2020-09-13T19:25:00Z">
        <w:r w:rsidDel="00263E6D">
          <w:delText>First</w:delText>
        </w:r>
        <w:commentRangeEnd w:id="1403"/>
        <w:r w:rsidR="008A194A" w:rsidDel="00263E6D">
          <w:rPr>
            <w:rStyle w:val="CommentReference"/>
            <w:rFonts w:asciiTheme="minorHAnsi" w:hAnsiTheme="minorHAnsi"/>
            <w:bCs w:val="0"/>
          </w:rPr>
          <w:commentReference w:id="1403"/>
        </w:r>
        <w:r w:rsidDel="00263E6D">
          <w:delText>-order</w:delText>
        </w:r>
      </w:del>
      <w:ins w:id="1405" w:author="Bush, Brian" w:date="2020-09-13T19:25:00Z">
        <w:r w:rsidR="00263E6D">
          <w:t>Total</w:t>
        </w:r>
      </w:ins>
      <w:r>
        <w:t xml:space="preserve"> variance-based sensitivity-analysis results for the SA experiment; higher values indicate more </w:t>
      </w:r>
      <w:r w:rsidRPr="2ED522DF">
        <w:rPr>
          <w:i/>
          <w:iCs/>
        </w:rPr>
        <w:t>total</w:t>
      </w:r>
      <w:r>
        <w:t xml:space="preserve"> influence of the input variable upon the output variable.</w:t>
      </w:r>
      <w:ins w:id="1406" w:author="Bush, Brian" w:date="2020-09-13T20:34:00Z">
        <w:r w:rsidR="00CE2A2B">
          <w:t xml:space="preserve"> Results are summarized by the thematic categories for input and output variables defined in </w:t>
        </w:r>
        <w:r w:rsidR="00CE2A2B">
          <w:fldChar w:fldCharType="begin"/>
        </w:r>
        <w:r w:rsidR="00CE2A2B">
          <w:instrText xml:space="preserve"> REF _Ref50919667 \h </w:instrText>
        </w:r>
        <w:r w:rsidR="00CE2A2B">
          <w:fldChar w:fldCharType="separate"/>
        </w:r>
      </w:ins>
      <w:ins w:id="1407" w:author="Bush, Brian" w:date="2020-09-13T20:40:00Z">
        <w:r w:rsidR="00935F09">
          <w:t xml:space="preserve">Table </w:t>
        </w:r>
        <w:r w:rsidR="00935F09">
          <w:rPr>
            <w:noProof/>
          </w:rPr>
          <w:t>4</w:t>
        </w:r>
      </w:ins>
      <w:ins w:id="1408" w:author="Bush, Brian" w:date="2020-09-13T20:34:00Z">
        <w:r w:rsidR="00CE2A2B">
          <w:fldChar w:fldCharType="end"/>
        </w:r>
        <w:r w:rsidR="00CE2A2B">
          <w:t xml:space="preserve"> and </w:t>
        </w:r>
        <w:r w:rsidR="00CE2A2B">
          <w:fldChar w:fldCharType="begin"/>
        </w:r>
        <w:r w:rsidR="00CE2A2B">
          <w:instrText xml:space="preserve"> REF _Ref50919669 \h </w:instrText>
        </w:r>
        <w:r w:rsidR="00CE2A2B">
          <w:fldChar w:fldCharType="separate"/>
        </w:r>
      </w:ins>
      <w:ins w:id="1409" w:author="Bush, Brian" w:date="2020-09-13T20:40:00Z">
        <w:r w:rsidR="00935F09">
          <w:t xml:space="preserve">Table </w:t>
        </w:r>
        <w:r w:rsidR="00935F09">
          <w:rPr>
            <w:noProof/>
          </w:rPr>
          <w:t>5</w:t>
        </w:r>
      </w:ins>
      <w:ins w:id="1410" w:author="Bush, Brian" w:date="2020-09-13T20:34:00Z">
        <w:r w:rsidR="00CE2A2B">
          <w:fldChar w:fldCharType="end"/>
        </w:r>
        <w:r w:rsidR="00CE2A2B">
          <w:t xml:space="preserve"> of the Appendix.</w:t>
        </w:r>
      </w:ins>
      <w:del w:id="1411" w:author="Bush, Brian" w:date="2020-09-13T20:34:00Z">
        <w:r w:rsidDel="00CE2A2B">
          <w:delText xml:space="preserve"> Only results that are at least four standard deviations above zero are shown.</w:delText>
        </w:r>
      </w:del>
      <w:bookmarkEnd w:id="1400"/>
    </w:p>
    <w:p w14:paraId="6719871F" w14:textId="15B1963B" w:rsidR="00345F78" w:rsidRDefault="00345F78" w:rsidP="00345F78">
      <w:r>
        <w:t>A complementary approach to analyzing sensitivities in simulation models uses a classification and regression tree (CART) to</w:t>
      </w:r>
      <w:r w:rsidR="002F0D5D">
        <w:t xml:space="preserve"> semi-quantitatively</w:t>
      </w:r>
      <w:r>
        <w:t xml:space="preserve"> rank and diagnose influence upon an outcome in a format like a decision tree (21).  </w:t>
      </w:r>
      <w:r>
        <w:fldChar w:fldCharType="begin"/>
      </w:r>
      <w:r>
        <w:instrText xml:space="preserve"> REF _Ref20317396 \h </w:instrText>
      </w:r>
      <w:r>
        <w:fldChar w:fldCharType="separate"/>
      </w:r>
      <w:ins w:id="1412" w:author="Bush, Brian" w:date="2020-09-13T20:40:00Z">
        <w:r w:rsidR="00935F09">
          <w:t xml:space="preserve">Figure </w:t>
        </w:r>
        <w:r w:rsidR="00935F09">
          <w:rPr>
            <w:noProof/>
          </w:rPr>
          <w:t>13</w:t>
        </w:r>
      </w:ins>
      <w:del w:id="1413" w:author="Bush, Brian" w:date="2020-09-13T19:26:00Z">
        <w:r w:rsidDel="00263E6D">
          <w:delText xml:space="preserve">Figure </w:delText>
        </w:r>
        <w:r w:rsidDel="00263E6D">
          <w:rPr>
            <w:noProof/>
          </w:rPr>
          <w:delText>11</w:delText>
        </w:r>
      </w:del>
      <w:r>
        <w:fldChar w:fldCharType="end"/>
      </w:r>
      <w:r>
        <w:t xml:space="preserve"> illustrates the critical values of key inputs that determine whether a bioproduct technology reaches commercial readiness (i.e., a commercial plant is built). Ten variables (listed below in order of influence) most determine that commercial readiness:</w:t>
      </w:r>
    </w:p>
    <w:p w14:paraId="59619F9B"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target pilot hours</w:t>
      </w:r>
    </w:p>
    <w:p w14:paraId="1134D401"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startup piloting rate</w:t>
      </w:r>
    </w:p>
    <w:p w14:paraId="32B5E3E9"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required return multiplier</w:t>
      </w:r>
    </w:p>
    <w:p w14:paraId="06F5284E"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expected continuity of government policy</w:t>
      </w:r>
    </w:p>
    <w:p w14:paraId="0617F6D4"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piloting acceptable rate</w:t>
      </w:r>
    </w:p>
    <w:p w14:paraId="6064E939"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commercial plant capacity</w:t>
      </w:r>
    </w:p>
    <w:p w14:paraId="1A54111E"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bioproduct long term price</w:t>
      </w:r>
    </w:p>
    <w:p w14:paraId="26216479" w14:textId="77777777" w:rsidR="00345F78" w:rsidRPr="00B80FCC" w:rsidRDefault="00345F78" w:rsidP="002F0D5D">
      <w:pPr>
        <w:pStyle w:val="ListParagraph"/>
        <w:numPr>
          <w:ilvl w:val="0"/>
          <w:numId w:val="17"/>
        </w:numPr>
        <w:ind w:left="900" w:hanging="540"/>
        <w:rPr>
          <w:rFonts w:ascii="Consolas" w:hAnsi="Consolas"/>
        </w:rPr>
      </w:pPr>
      <w:r w:rsidRPr="00B80FCC">
        <w:rPr>
          <w:rFonts w:ascii="Consolas" w:hAnsi="Consolas"/>
        </w:rPr>
        <w:t xml:space="preserve">researching impact on piloting </w:t>
      </w:r>
    </w:p>
    <w:p w14:paraId="6A182EC0" w14:textId="77777777" w:rsidR="00345F78" w:rsidRPr="002F0D5D" w:rsidRDefault="00345F78" w:rsidP="002F0D5D">
      <w:pPr>
        <w:pStyle w:val="ListParagraph"/>
        <w:numPr>
          <w:ilvl w:val="0"/>
          <w:numId w:val="17"/>
        </w:numPr>
        <w:ind w:left="900" w:hanging="540"/>
        <w:rPr>
          <w:rFonts w:ascii="Consolas" w:hAnsi="Consolas"/>
        </w:rPr>
      </w:pPr>
      <w:r w:rsidRPr="002F0D5D">
        <w:rPr>
          <w:rFonts w:ascii="Consolas" w:hAnsi="Consolas"/>
        </w:rPr>
        <w:lastRenderedPageBreak/>
        <w:t>direct vs performance-advantaged replacement</w:t>
      </w:r>
    </w:p>
    <w:p w14:paraId="3CC66FD0" w14:textId="77777777" w:rsidR="00345F78" w:rsidRPr="002F0D5D" w:rsidRDefault="00345F78" w:rsidP="002F0D5D">
      <w:pPr>
        <w:pStyle w:val="ListParagraph"/>
        <w:numPr>
          <w:ilvl w:val="0"/>
          <w:numId w:val="17"/>
        </w:numPr>
        <w:ind w:left="900" w:hanging="540"/>
        <w:rPr>
          <w:rFonts w:ascii="Consolas" w:hAnsi="Consolas"/>
        </w:rPr>
      </w:pPr>
      <w:r w:rsidRPr="002F0D5D">
        <w:rPr>
          <w:rFonts w:ascii="Consolas" w:hAnsi="Consolas"/>
        </w:rPr>
        <w:t>niche vs commodity market</w:t>
      </w:r>
    </w:p>
    <w:p w14:paraId="7281C842" w14:textId="69B94161" w:rsidR="00FC11F0" w:rsidRDefault="00FC325A" w:rsidP="00FC11F0">
      <w:pPr>
        <w:keepNext/>
      </w:pPr>
      <w:r w:rsidRPr="00FC325A">
        <w:rPr>
          <w:noProof/>
        </w:rPr>
        <w:drawing>
          <wp:inline distT="0" distB="0" distL="0" distR="0" wp14:anchorId="7A128688" wp14:editId="31A3E403">
            <wp:extent cx="594360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77EC8402" w14:textId="212CC574" w:rsidR="00FC11F0" w:rsidRDefault="00FC11F0" w:rsidP="00FC11F0">
      <w:pPr>
        <w:pStyle w:val="Caption"/>
      </w:pPr>
      <w:bookmarkStart w:id="1414" w:name="_Ref20317396"/>
      <w:r>
        <w:t xml:space="preserve">Figure </w:t>
      </w:r>
      <w:r>
        <w:fldChar w:fldCharType="begin"/>
      </w:r>
      <w:r>
        <w:instrText>SEQ Figure \* ARABIC</w:instrText>
      </w:r>
      <w:r>
        <w:fldChar w:fldCharType="separate"/>
      </w:r>
      <w:ins w:id="1415" w:author="Bush, Brian" w:date="2020-09-13T20:40:00Z">
        <w:r w:rsidR="00935F09">
          <w:rPr>
            <w:noProof/>
          </w:rPr>
          <w:t>13</w:t>
        </w:r>
      </w:ins>
      <w:del w:id="1416" w:author="Bush, Brian" w:date="2020-09-13T19:26:00Z">
        <w:r w:rsidR="004108A6" w:rsidDel="00263E6D">
          <w:rPr>
            <w:noProof/>
          </w:rPr>
          <w:delText>11</w:delText>
        </w:r>
      </w:del>
      <w:r>
        <w:fldChar w:fldCharType="end"/>
      </w:r>
      <w:bookmarkEnd w:id="1414"/>
      <w:r>
        <w:t>. CART regression on the achievement of commercial readiness.</w:t>
      </w:r>
    </w:p>
    <w:p w14:paraId="479140A1" w14:textId="77777777" w:rsidR="00FC11F0" w:rsidRPr="00DD693C" w:rsidRDefault="00FC11F0" w:rsidP="00FC11F0">
      <w:pPr>
        <w:pStyle w:val="Heading1"/>
      </w:pPr>
      <w:commentRangeStart w:id="1417"/>
      <w:r>
        <w:t>Conclusions</w:t>
      </w:r>
      <w:commentRangeEnd w:id="1417"/>
      <w:r w:rsidR="002F0D5D">
        <w:rPr>
          <w:rStyle w:val="CommentReference"/>
          <w:rFonts w:asciiTheme="minorHAnsi" w:eastAsiaTheme="minorHAnsi" w:hAnsiTheme="minorHAnsi" w:cstheme="minorBidi"/>
          <w:color w:val="auto"/>
        </w:rPr>
        <w:commentReference w:id="1417"/>
      </w:r>
    </w:p>
    <w:p w14:paraId="2A693CBA" w14:textId="77777777" w:rsidR="00FC11F0" w:rsidRDefault="00FC11F0" w:rsidP="00FC11F0">
      <w:r>
        <w:t>The OAT and SA sensitivity experiments highlighted the primary importance of thirty-two variables in the BTD. These sensitivities analyses have highlighted that progression of a bioproduct technology beyond the Valley of Death depends jointly upon the constraints on piloting (i.e., required hours, rate, research, and acceptance), plant size, continuity of government policy, and market characteristics (i.e., type of replacement, type of market, and bioproduct price). The sensitivity analysis also confirmed the variability (stochasticity) of outcomes and hence the need to perform analyses using ensembles based on multiple random-number seeds.</w:t>
      </w:r>
    </w:p>
    <w:p w14:paraId="0B16A9E0" w14:textId="705A5F8B" w:rsidR="00C13E96" w:rsidRDefault="289C3F61" w:rsidP="002A60B7">
      <w:pPr>
        <w:pStyle w:val="Heading1"/>
      </w:pPr>
      <w:commentRangeStart w:id="1418"/>
      <w:commentRangeStart w:id="1419"/>
      <w:r>
        <w:t>Acknowledgement</w:t>
      </w:r>
      <w:commentRangeEnd w:id="1418"/>
      <w:r w:rsidR="002F0D5D">
        <w:rPr>
          <w:rStyle w:val="CommentReference"/>
          <w:rFonts w:asciiTheme="minorHAnsi" w:eastAsiaTheme="minorHAnsi" w:hAnsiTheme="minorHAnsi" w:cstheme="minorBidi"/>
          <w:color w:val="auto"/>
        </w:rPr>
        <w:commentReference w:id="1418"/>
      </w:r>
      <w:commentRangeEnd w:id="1419"/>
      <w:r w:rsidR="00DA7896">
        <w:rPr>
          <w:rStyle w:val="CommentReference"/>
          <w:rFonts w:asciiTheme="minorHAnsi" w:eastAsiaTheme="minorHAnsi" w:hAnsiTheme="minorHAnsi" w:cstheme="minorBidi"/>
          <w:color w:val="auto"/>
        </w:rPr>
        <w:commentReference w:id="1419"/>
      </w:r>
    </w:p>
    <w:p w14:paraId="3D4CC2D3" w14:textId="2F119B9B" w:rsidR="002A60B7" w:rsidRPr="002A60B7" w:rsidRDefault="002A60B7" w:rsidP="002A60B7">
      <w:r w:rsidRPr="002A60B7">
        <w:t xml:space="preserve">This work was authored by the National Renewable Energy Laboratory, operated by Alliance for Sustainable Energy, LLC, for the U.S. Department of Energy (DOE) under Contract No. DE-AC36-08GO28308. Funding provided by U.S. Department of Energy Office of Energy Efficiency and Renewable Energy </w:t>
      </w:r>
      <w:r>
        <w:t>Bioenergy Technologies Office</w:t>
      </w:r>
      <w:r w:rsidRPr="002A60B7">
        <w:t>. The views expressed in the article do not necessarily represent the views of the DOE or the U.S. Government. The U.S. Government retains and the publisher, by accepting the article for publication, acknowledges that the U.S. Government retains a nonexclusive, paid-up, irrevocable, worldwide license to publish or reproduce the published form of this work, or allow others to do so, for U.S. Government purposes.</w:t>
      </w:r>
    </w:p>
    <w:p w14:paraId="03FD1857" w14:textId="2B924B1A" w:rsidR="00DD693C" w:rsidRPr="00DD693C" w:rsidRDefault="00DD693C" w:rsidP="00DD693C">
      <w:pPr>
        <w:pStyle w:val="Heading1"/>
      </w:pPr>
      <w:r>
        <w:lastRenderedPageBreak/>
        <w:t>References</w:t>
      </w:r>
    </w:p>
    <w:p w14:paraId="0B97E302" w14:textId="77777777" w:rsidR="00E7314C" w:rsidRPr="00E7314C" w:rsidRDefault="00D913AA" w:rsidP="00E7314C">
      <w:pPr>
        <w:pStyle w:val="Bibliography"/>
        <w:rPr>
          <w:rFonts w:cs="Times New Roman"/>
        </w:rPr>
      </w:pPr>
      <w:r>
        <w:fldChar w:fldCharType="begin"/>
      </w:r>
      <w:r w:rsidR="00936F31">
        <w:instrText xml:space="preserve"> ADDIN ZOTERO_BIBL {"uncited":[],"omitted":[],"custom":[]} CSL_BIBLIOGRAPHY </w:instrText>
      </w:r>
      <w:r>
        <w:fldChar w:fldCharType="separate"/>
      </w:r>
      <w:r w:rsidR="00E7314C" w:rsidRPr="00E7314C">
        <w:rPr>
          <w:rFonts w:cs="Times New Roman"/>
        </w:rPr>
        <w:t xml:space="preserve">1. </w:t>
      </w:r>
      <w:r w:rsidR="00E7314C" w:rsidRPr="00E7314C">
        <w:rPr>
          <w:rFonts w:cs="Times New Roman"/>
        </w:rPr>
        <w:tab/>
        <w:t>Biomass Research and Development Board. The Bioeconomy Initiative: Implementation Framework [Internet]. BR&amp;D Board; 2019 Mar. Available from: biomassboard.gov/pdfs/Bioeconomy_Initiative_Implementation_Framework_FINAL.pdf</w:t>
      </w:r>
    </w:p>
    <w:p w14:paraId="5CEC8570" w14:textId="77777777" w:rsidR="00E7314C" w:rsidRPr="00E7314C" w:rsidRDefault="00E7314C" w:rsidP="00E7314C">
      <w:pPr>
        <w:pStyle w:val="Bibliography"/>
        <w:rPr>
          <w:rFonts w:cs="Times New Roman"/>
        </w:rPr>
      </w:pPr>
      <w:r w:rsidRPr="00E7314C">
        <w:rPr>
          <w:rFonts w:cs="Times New Roman"/>
        </w:rPr>
        <w:t xml:space="preserve">2. </w:t>
      </w:r>
      <w:r w:rsidRPr="00E7314C">
        <w:rPr>
          <w:rFonts w:cs="Times New Roman"/>
        </w:rPr>
        <w:tab/>
        <w:t xml:space="preserve">Biddy MJ, Davis R, </w:t>
      </w:r>
      <w:proofErr w:type="spellStart"/>
      <w:r w:rsidRPr="00E7314C">
        <w:rPr>
          <w:rFonts w:cs="Times New Roman"/>
        </w:rPr>
        <w:t>Humbird</w:t>
      </w:r>
      <w:proofErr w:type="spellEnd"/>
      <w:r w:rsidRPr="00E7314C">
        <w:rPr>
          <w:rFonts w:cs="Times New Roman"/>
        </w:rPr>
        <w:t xml:space="preserve"> D, Tao L, </w:t>
      </w:r>
      <w:proofErr w:type="spellStart"/>
      <w:r w:rsidRPr="00E7314C">
        <w:rPr>
          <w:rFonts w:cs="Times New Roman"/>
        </w:rPr>
        <w:t>Dowe</w:t>
      </w:r>
      <w:proofErr w:type="spellEnd"/>
      <w:r w:rsidRPr="00E7314C">
        <w:rPr>
          <w:rFonts w:cs="Times New Roman"/>
        </w:rPr>
        <w:t xml:space="preserve"> N, </w:t>
      </w:r>
      <w:proofErr w:type="spellStart"/>
      <w:r w:rsidRPr="00E7314C">
        <w:rPr>
          <w:rFonts w:cs="Times New Roman"/>
        </w:rPr>
        <w:t>Guarnieri</w:t>
      </w:r>
      <w:proofErr w:type="spellEnd"/>
      <w:r w:rsidRPr="00E7314C">
        <w:rPr>
          <w:rFonts w:cs="Times New Roman"/>
        </w:rPr>
        <w:t xml:space="preserve"> MT, et al. The Techno-Economic Basis for Coproduct Manufacturing </w:t>
      </w:r>
      <w:proofErr w:type="gramStart"/>
      <w:r w:rsidRPr="00E7314C">
        <w:rPr>
          <w:rFonts w:cs="Times New Roman"/>
        </w:rPr>
        <w:t>To</w:t>
      </w:r>
      <w:proofErr w:type="gramEnd"/>
      <w:r w:rsidRPr="00E7314C">
        <w:rPr>
          <w:rFonts w:cs="Times New Roman"/>
        </w:rPr>
        <w:t xml:space="preserve"> Enable Hydrocarbon Fuel Production from Lignocellulosic Biomass. ACS Sustain Chem Eng. 2016 Jun 6;4(6):3196–211. </w:t>
      </w:r>
    </w:p>
    <w:p w14:paraId="78C7FEFD" w14:textId="77777777" w:rsidR="00E7314C" w:rsidRPr="00E7314C" w:rsidRDefault="00E7314C" w:rsidP="00E7314C">
      <w:pPr>
        <w:pStyle w:val="Bibliography"/>
        <w:rPr>
          <w:rFonts w:cs="Times New Roman"/>
        </w:rPr>
      </w:pPr>
      <w:r w:rsidRPr="00E7314C">
        <w:rPr>
          <w:rFonts w:cs="Times New Roman"/>
        </w:rPr>
        <w:t xml:space="preserve">3. </w:t>
      </w:r>
      <w:r w:rsidRPr="00E7314C">
        <w:rPr>
          <w:rFonts w:cs="Times New Roman"/>
        </w:rPr>
        <w:tab/>
        <w:t xml:space="preserve">Biddy MJ, </w:t>
      </w:r>
      <w:proofErr w:type="spellStart"/>
      <w:r w:rsidRPr="00E7314C">
        <w:rPr>
          <w:rFonts w:cs="Times New Roman"/>
        </w:rPr>
        <w:t>Scarlata</w:t>
      </w:r>
      <w:proofErr w:type="spellEnd"/>
      <w:r w:rsidRPr="00E7314C">
        <w:rPr>
          <w:rFonts w:cs="Times New Roman"/>
        </w:rPr>
        <w:t xml:space="preserve"> C, </w:t>
      </w:r>
      <w:proofErr w:type="spellStart"/>
      <w:r w:rsidRPr="00E7314C">
        <w:rPr>
          <w:rFonts w:cs="Times New Roman"/>
        </w:rPr>
        <w:t>Kinchin</w:t>
      </w:r>
      <w:proofErr w:type="spellEnd"/>
      <w:r w:rsidRPr="00E7314C">
        <w:rPr>
          <w:rFonts w:cs="Times New Roman"/>
        </w:rPr>
        <w:t xml:space="preserve"> C. Chemicals from Biomass: A Market Assessment of Bioproducts with Near-Term Potential [Internet]. National Renewable Energy Lab. (NREL), Golden, CO (United States); 2016 Mar [cited 2019 Sep 10]. Report No.: NREL/TP-5100-65509. Available from: https://www.osti.gov/biblio/1244312-chemicals-from-biomass-market-assessment-bioproducts-near-term-potential</w:t>
      </w:r>
    </w:p>
    <w:p w14:paraId="2B8E1FEE" w14:textId="77777777" w:rsidR="00E7314C" w:rsidRPr="00E7314C" w:rsidRDefault="00E7314C" w:rsidP="00E7314C">
      <w:pPr>
        <w:pStyle w:val="Bibliography"/>
        <w:rPr>
          <w:rFonts w:cs="Times New Roman"/>
        </w:rPr>
      </w:pPr>
      <w:r w:rsidRPr="00E7314C">
        <w:rPr>
          <w:rFonts w:cs="Times New Roman"/>
        </w:rPr>
        <w:t xml:space="preserve">4. </w:t>
      </w:r>
      <w:r w:rsidRPr="00E7314C">
        <w:rPr>
          <w:rFonts w:cs="Times New Roman"/>
        </w:rPr>
        <w:tab/>
        <w:t xml:space="preserve">Golden J, Handfield R, Daystar J, </w:t>
      </w:r>
      <w:proofErr w:type="spellStart"/>
      <w:r w:rsidRPr="00E7314C">
        <w:rPr>
          <w:rFonts w:cs="Times New Roman"/>
        </w:rPr>
        <w:t>Mcconnell</w:t>
      </w:r>
      <w:proofErr w:type="spellEnd"/>
      <w:r w:rsidRPr="00E7314C">
        <w:rPr>
          <w:rFonts w:cs="Times New Roman"/>
        </w:rPr>
        <w:t xml:space="preserve"> T. An Economic Impact Analysis of the U.S. Biobased Products Industry: A Report to the Congress of the United States of America. Ind </w:t>
      </w:r>
      <w:proofErr w:type="spellStart"/>
      <w:r w:rsidRPr="00E7314C">
        <w:rPr>
          <w:rFonts w:cs="Times New Roman"/>
        </w:rPr>
        <w:t>Biotechnol</w:t>
      </w:r>
      <w:proofErr w:type="spellEnd"/>
      <w:r w:rsidRPr="00E7314C">
        <w:rPr>
          <w:rFonts w:cs="Times New Roman"/>
        </w:rPr>
        <w:t xml:space="preserve">. 2015 Aug </w:t>
      </w:r>
      <w:proofErr w:type="gramStart"/>
      <w:r w:rsidRPr="00E7314C">
        <w:rPr>
          <w:rFonts w:cs="Times New Roman"/>
        </w:rPr>
        <w:t>15;11:201</w:t>
      </w:r>
      <w:proofErr w:type="gramEnd"/>
      <w:r w:rsidRPr="00E7314C">
        <w:rPr>
          <w:rFonts w:cs="Times New Roman"/>
        </w:rPr>
        <w:t xml:space="preserve">–9. </w:t>
      </w:r>
    </w:p>
    <w:p w14:paraId="066BB638" w14:textId="77777777" w:rsidR="00E7314C" w:rsidRPr="00E7314C" w:rsidRDefault="00E7314C" w:rsidP="00E7314C">
      <w:pPr>
        <w:pStyle w:val="Bibliography"/>
        <w:rPr>
          <w:rFonts w:cs="Times New Roman"/>
        </w:rPr>
      </w:pPr>
      <w:r w:rsidRPr="00E7314C">
        <w:rPr>
          <w:rFonts w:cs="Times New Roman"/>
        </w:rPr>
        <w:t xml:space="preserve">5. </w:t>
      </w:r>
      <w:r w:rsidRPr="00E7314C">
        <w:rPr>
          <w:rFonts w:cs="Times New Roman"/>
        </w:rPr>
        <w:tab/>
        <w:t xml:space="preserve">Hanes R, Bush B, Sittler L, </w:t>
      </w:r>
      <w:proofErr w:type="spellStart"/>
      <w:r w:rsidRPr="00E7314C">
        <w:rPr>
          <w:rFonts w:cs="Times New Roman"/>
        </w:rPr>
        <w:t>Newes</w:t>
      </w:r>
      <w:proofErr w:type="spellEnd"/>
      <w:r w:rsidRPr="00E7314C">
        <w:rPr>
          <w:rFonts w:cs="Times New Roman"/>
        </w:rPr>
        <w:t xml:space="preserve"> E, Foretich A, Jenkin T. Bioproduct Transition Dynamics Technical Report. National Renewable Energy Laboratory (NREL); 2020 Sep. Report No.: NREL/TP-XXXXX. In preparation. </w:t>
      </w:r>
    </w:p>
    <w:p w14:paraId="6D3A4421" w14:textId="77777777" w:rsidR="00E7314C" w:rsidRPr="00E7314C" w:rsidRDefault="00E7314C" w:rsidP="00E7314C">
      <w:pPr>
        <w:pStyle w:val="Bibliography"/>
        <w:rPr>
          <w:rFonts w:cs="Times New Roman"/>
        </w:rPr>
      </w:pPr>
      <w:r w:rsidRPr="00E7314C">
        <w:rPr>
          <w:rFonts w:cs="Times New Roman"/>
        </w:rPr>
        <w:t xml:space="preserve">6. </w:t>
      </w:r>
      <w:r w:rsidRPr="00E7314C">
        <w:rPr>
          <w:rFonts w:cs="Times New Roman"/>
        </w:rPr>
        <w:tab/>
        <w:t xml:space="preserve">Hudson J, </w:t>
      </w:r>
      <w:proofErr w:type="spellStart"/>
      <w:r w:rsidRPr="00E7314C">
        <w:rPr>
          <w:rFonts w:cs="Times New Roman"/>
        </w:rPr>
        <w:t>Khazragui</w:t>
      </w:r>
      <w:proofErr w:type="spellEnd"/>
      <w:r w:rsidRPr="00E7314C">
        <w:rPr>
          <w:rFonts w:cs="Times New Roman"/>
        </w:rPr>
        <w:t xml:space="preserve"> HF. Into the valley of death: research to innovation. Drug </w:t>
      </w:r>
      <w:proofErr w:type="spellStart"/>
      <w:r w:rsidRPr="00E7314C">
        <w:rPr>
          <w:rFonts w:cs="Times New Roman"/>
        </w:rPr>
        <w:t>Discov</w:t>
      </w:r>
      <w:proofErr w:type="spellEnd"/>
      <w:r w:rsidRPr="00E7314C">
        <w:rPr>
          <w:rFonts w:cs="Times New Roman"/>
        </w:rPr>
        <w:t xml:space="preserve"> Today. 2013 Jul 1;18(13):610–3. </w:t>
      </w:r>
    </w:p>
    <w:p w14:paraId="6F549242" w14:textId="77777777" w:rsidR="00E7314C" w:rsidRPr="00E7314C" w:rsidRDefault="00E7314C" w:rsidP="00E7314C">
      <w:pPr>
        <w:pStyle w:val="Bibliography"/>
        <w:rPr>
          <w:rFonts w:cs="Times New Roman"/>
        </w:rPr>
      </w:pPr>
      <w:r w:rsidRPr="00E7314C">
        <w:rPr>
          <w:rFonts w:cs="Times New Roman"/>
        </w:rPr>
        <w:t xml:space="preserve">7. </w:t>
      </w:r>
      <w:r w:rsidRPr="00E7314C">
        <w:rPr>
          <w:rFonts w:cs="Times New Roman"/>
        </w:rPr>
        <w:tab/>
        <w:t xml:space="preserve">Markham SK, Ward SJ, </w:t>
      </w:r>
      <w:proofErr w:type="spellStart"/>
      <w:r w:rsidRPr="00E7314C">
        <w:rPr>
          <w:rFonts w:cs="Times New Roman"/>
        </w:rPr>
        <w:t>Aiman</w:t>
      </w:r>
      <w:proofErr w:type="spellEnd"/>
      <w:r w:rsidRPr="00E7314C">
        <w:rPr>
          <w:rFonts w:cs="Times New Roman"/>
        </w:rPr>
        <w:t xml:space="preserve">‐Smith L, </w:t>
      </w:r>
      <w:proofErr w:type="spellStart"/>
      <w:r w:rsidRPr="00E7314C">
        <w:rPr>
          <w:rFonts w:cs="Times New Roman"/>
        </w:rPr>
        <w:t>Kingon</w:t>
      </w:r>
      <w:proofErr w:type="spellEnd"/>
      <w:r w:rsidRPr="00E7314C">
        <w:rPr>
          <w:rFonts w:cs="Times New Roman"/>
        </w:rPr>
        <w:t xml:space="preserve"> AI. The Valley of Death as Context for Role Theory in Product Innovation. J Prod </w:t>
      </w:r>
      <w:proofErr w:type="spellStart"/>
      <w:r w:rsidRPr="00E7314C">
        <w:rPr>
          <w:rFonts w:cs="Times New Roman"/>
        </w:rPr>
        <w:t>Innov</w:t>
      </w:r>
      <w:proofErr w:type="spellEnd"/>
      <w:r w:rsidRPr="00E7314C">
        <w:rPr>
          <w:rFonts w:cs="Times New Roman"/>
        </w:rPr>
        <w:t xml:space="preserve"> </w:t>
      </w:r>
      <w:proofErr w:type="spellStart"/>
      <w:r w:rsidRPr="00E7314C">
        <w:rPr>
          <w:rFonts w:cs="Times New Roman"/>
        </w:rPr>
        <w:t>Manag</w:t>
      </w:r>
      <w:proofErr w:type="spellEnd"/>
      <w:r w:rsidRPr="00E7314C">
        <w:rPr>
          <w:rFonts w:cs="Times New Roman"/>
        </w:rPr>
        <w:t xml:space="preserve">. 2010;27(3):402–17. </w:t>
      </w:r>
    </w:p>
    <w:p w14:paraId="1A7BD9F3" w14:textId="77777777" w:rsidR="00E7314C" w:rsidRPr="00E7314C" w:rsidRDefault="00E7314C" w:rsidP="00E7314C">
      <w:pPr>
        <w:pStyle w:val="Bibliography"/>
        <w:rPr>
          <w:rFonts w:cs="Times New Roman"/>
        </w:rPr>
      </w:pPr>
      <w:r w:rsidRPr="00E7314C">
        <w:rPr>
          <w:rFonts w:cs="Times New Roman"/>
        </w:rPr>
        <w:t xml:space="preserve">8. </w:t>
      </w:r>
      <w:r w:rsidRPr="00E7314C">
        <w:rPr>
          <w:rFonts w:cs="Times New Roman"/>
        </w:rPr>
        <w:tab/>
        <w:t xml:space="preserve">Ford GS, </w:t>
      </w:r>
      <w:proofErr w:type="spellStart"/>
      <w:r w:rsidRPr="00E7314C">
        <w:rPr>
          <w:rFonts w:cs="Times New Roman"/>
        </w:rPr>
        <w:t>Koutsky</w:t>
      </w:r>
      <w:proofErr w:type="spellEnd"/>
      <w:r w:rsidRPr="00E7314C">
        <w:rPr>
          <w:rFonts w:cs="Times New Roman"/>
        </w:rPr>
        <w:t xml:space="preserve"> T, </w:t>
      </w:r>
      <w:proofErr w:type="spellStart"/>
      <w:r w:rsidRPr="00E7314C">
        <w:rPr>
          <w:rFonts w:cs="Times New Roman"/>
        </w:rPr>
        <w:t>Spiwak</w:t>
      </w:r>
      <w:proofErr w:type="spellEnd"/>
      <w:r w:rsidRPr="00E7314C">
        <w:rPr>
          <w:rFonts w:cs="Times New Roman"/>
        </w:rPr>
        <w:t xml:space="preserve"> LJ. A Valley of Death in the Innovation Sequence: An Economic Investigation [Internet]. Rochester, NY: Social Science Research Network; 2007 Sep [cited 2019 Jul 19]. Report No.: ID 1093006. Available from: https://papers.ssrn.com/abstract=1093006</w:t>
      </w:r>
    </w:p>
    <w:p w14:paraId="1C650F61" w14:textId="77777777" w:rsidR="00E7314C" w:rsidRPr="00E7314C" w:rsidRDefault="00E7314C" w:rsidP="00E7314C">
      <w:pPr>
        <w:pStyle w:val="Bibliography"/>
        <w:rPr>
          <w:rFonts w:cs="Times New Roman"/>
        </w:rPr>
      </w:pPr>
      <w:r w:rsidRPr="00E7314C">
        <w:rPr>
          <w:rFonts w:cs="Times New Roman"/>
        </w:rPr>
        <w:t xml:space="preserve">9. </w:t>
      </w:r>
      <w:r w:rsidRPr="00E7314C">
        <w:rPr>
          <w:rFonts w:cs="Times New Roman"/>
        </w:rPr>
        <w:tab/>
      </w:r>
      <w:proofErr w:type="spellStart"/>
      <w:r w:rsidRPr="00E7314C">
        <w:rPr>
          <w:rFonts w:cs="Times New Roman"/>
        </w:rPr>
        <w:t>Rorke</w:t>
      </w:r>
      <w:proofErr w:type="spellEnd"/>
      <w:r w:rsidRPr="00E7314C">
        <w:rPr>
          <w:rFonts w:cs="Times New Roman"/>
        </w:rPr>
        <w:t xml:space="preserve"> M. From Invention to Innovation [Internet]. National Renewable Energy Laboratory, Golden, CO (US); 2000 Jul [cited 2019 Jul 31]. Report No.: NREL/BR-330-26620; DOE/GO-10099-810. Available from: https://www.osti.gov/biblio/757073-from-invention-innovation</w:t>
      </w:r>
    </w:p>
    <w:p w14:paraId="6C0BB661" w14:textId="77777777" w:rsidR="00E7314C" w:rsidRPr="00E7314C" w:rsidRDefault="00E7314C" w:rsidP="00E7314C">
      <w:pPr>
        <w:pStyle w:val="Bibliography"/>
        <w:rPr>
          <w:rFonts w:cs="Times New Roman"/>
        </w:rPr>
      </w:pPr>
      <w:r w:rsidRPr="00E7314C">
        <w:rPr>
          <w:rFonts w:cs="Times New Roman"/>
        </w:rPr>
        <w:t xml:space="preserve">10. </w:t>
      </w:r>
      <w:r w:rsidRPr="00E7314C">
        <w:rPr>
          <w:rFonts w:cs="Times New Roman"/>
        </w:rPr>
        <w:tab/>
        <w:t xml:space="preserve">Adams DJ. The Valley of Death in anticancer drug development: a reassessment. Trends </w:t>
      </w:r>
      <w:proofErr w:type="spellStart"/>
      <w:r w:rsidRPr="00E7314C">
        <w:rPr>
          <w:rFonts w:cs="Times New Roman"/>
        </w:rPr>
        <w:t>Pharmacol</w:t>
      </w:r>
      <w:proofErr w:type="spellEnd"/>
      <w:r w:rsidRPr="00E7314C">
        <w:rPr>
          <w:rFonts w:cs="Times New Roman"/>
        </w:rPr>
        <w:t xml:space="preserve"> Sci. 2012 Apr 1;33(4):173–80. </w:t>
      </w:r>
    </w:p>
    <w:p w14:paraId="1860A5A5" w14:textId="77777777" w:rsidR="00E7314C" w:rsidRPr="00E7314C" w:rsidRDefault="00E7314C" w:rsidP="00E7314C">
      <w:pPr>
        <w:pStyle w:val="Bibliography"/>
        <w:rPr>
          <w:rFonts w:cs="Times New Roman"/>
        </w:rPr>
      </w:pPr>
      <w:r w:rsidRPr="00E7314C">
        <w:rPr>
          <w:rFonts w:cs="Times New Roman"/>
        </w:rPr>
        <w:t xml:space="preserve">11. </w:t>
      </w:r>
      <w:r w:rsidRPr="00E7314C">
        <w:rPr>
          <w:rFonts w:cs="Times New Roman"/>
        </w:rPr>
        <w:tab/>
      </w:r>
      <w:proofErr w:type="spellStart"/>
      <w:r w:rsidRPr="00E7314C">
        <w:rPr>
          <w:rFonts w:cs="Times New Roman"/>
        </w:rPr>
        <w:t>Karneyeva</w:t>
      </w:r>
      <w:proofErr w:type="spellEnd"/>
      <w:r w:rsidRPr="00E7314C">
        <w:rPr>
          <w:rFonts w:cs="Times New Roman"/>
        </w:rPr>
        <w:t xml:space="preserve"> Y, </w:t>
      </w:r>
      <w:proofErr w:type="spellStart"/>
      <w:r w:rsidRPr="00E7314C">
        <w:rPr>
          <w:rFonts w:cs="Times New Roman"/>
        </w:rPr>
        <w:t>Wüstenhagen</w:t>
      </w:r>
      <w:proofErr w:type="spellEnd"/>
      <w:r w:rsidRPr="00E7314C">
        <w:rPr>
          <w:rFonts w:cs="Times New Roman"/>
        </w:rPr>
        <w:t xml:space="preserve"> R. Solar feed-in tariffs in a post-grid parity world: The role of risk, investor diversity and business models. Energy Policy. 2017 Jul </w:t>
      </w:r>
      <w:proofErr w:type="gramStart"/>
      <w:r w:rsidRPr="00E7314C">
        <w:rPr>
          <w:rFonts w:cs="Times New Roman"/>
        </w:rPr>
        <w:t>1;106:445</w:t>
      </w:r>
      <w:proofErr w:type="gramEnd"/>
      <w:r w:rsidRPr="00E7314C">
        <w:rPr>
          <w:rFonts w:cs="Times New Roman"/>
        </w:rPr>
        <w:t xml:space="preserve">–56. </w:t>
      </w:r>
    </w:p>
    <w:p w14:paraId="4EBF6EE7" w14:textId="77777777" w:rsidR="00E7314C" w:rsidRPr="00E7314C" w:rsidRDefault="00E7314C" w:rsidP="00E7314C">
      <w:pPr>
        <w:pStyle w:val="Bibliography"/>
        <w:rPr>
          <w:rFonts w:cs="Times New Roman"/>
        </w:rPr>
      </w:pPr>
      <w:r w:rsidRPr="00E7314C">
        <w:rPr>
          <w:rFonts w:cs="Times New Roman"/>
        </w:rPr>
        <w:t xml:space="preserve">12. </w:t>
      </w:r>
      <w:r w:rsidRPr="00E7314C">
        <w:rPr>
          <w:rFonts w:cs="Times New Roman"/>
        </w:rPr>
        <w:tab/>
      </w:r>
      <w:proofErr w:type="spellStart"/>
      <w:r w:rsidRPr="00E7314C">
        <w:rPr>
          <w:rFonts w:cs="Times New Roman"/>
        </w:rPr>
        <w:t>Etzkowitz</w:t>
      </w:r>
      <w:proofErr w:type="spellEnd"/>
      <w:r w:rsidRPr="00E7314C">
        <w:rPr>
          <w:rFonts w:cs="Times New Roman"/>
        </w:rPr>
        <w:t xml:space="preserve"> H. The new visible hand: An assisted linear model of science and innovation policy. Sci Public Policy. 2006 Jun 1;33(5):310–20. </w:t>
      </w:r>
    </w:p>
    <w:p w14:paraId="210E6418" w14:textId="77777777" w:rsidR="00E7314C" w:rsidRPr="00E7314C" w:rsidRDefault="00E7314C" w:rsidP="00E7314C">
      <w:pPr>
        <w:pStyle w:val="Bibliography"/>
        <w:rPr>
          <w:rFonts w:cs="Times New Roman"/>
        </w:rPr>
      </w:pPr>
      <w:r w:rsidRPr="00E7314C">
        <w:rPr>
          <w:rFonts w:cs="Times New Roman"/>
        </w:rPr>
        <w:lastRenderedPageBreak/>
        <w:t xml:space="preserve">13. </w:t>
      </w:r>
      <w:r w:rsidRPr="00E7314C">
        <w:rPr>
          <w:rFonts w:cs="Times New Roman"/>
        </w:rPr>
        <w:tab/>
        <w:t xml:space="preserve">Meadows DL. Tools for Understanding the Limits to Growth: Comparing a Simulation and a Game. Simul Gaming. 2001 Dec 1;32(4):522–36. </w:t>
      </w:r>
    </w:p>
    <w:p w14:paraId="4022ADD5" w14:textId="77777777" w:rsidR="00E7314C" w:rsidRPr="00E7314C" w:rsidRDefault="00E7314C" w:rsidP="00E7314C">
      <w:pPr>
        <w:pStyle w:val="Bibliography"/>
        <w:rPr>
          <w:rFonts w:cs="Times New Roman"/>
        </w:rPr>
      </w:pPr>
      <w:r w:rsidRPr="00E7314C">
        <w:rPr>
          <w:rFonts w:cs="Times New Roman"/>
        </w:rPr>
        <w:t xml:space="preserve">14. </w:t>
      </w:r>
      <w:r w:rsidRPr="00E7314C">
        <w:rPr>
          <w:rFonts w:cs="Times New Roman"/>
        </w:rPr>
        <w:tab/>
        <w:t xml:space="preserve">Martin E, MacDonald R. A system dynamics-based evaluation of the New York State HIV testing law. N Y State AIDS </w:t>
      </w:r>
      <w:proofErr w:type="spellStart"/>
      <w:r w:rsidRPr="00E7314C">
        <w:rPr>
          <w:rFonts w:cs="Times New Roman"/>
        </w:rPr>
        <w:t>Advis</w:t>
      </w:r>
      <w:proofErr w:type="spellEnd"/>
      <w:r w:rsidRPr="00E7314C">
        <w:rPr>
          <w:rFonts w:cs="Times New Roman"/>
        </w:rPr>
        <w:t xml:space="preserve"> </w:t>
      </w:r>
      <w:proofErr w:type="spellStart"/>
      <w:r w:rsidRPr="00E7314C">
        <w:rPr>
          <w:rFonts w:cs="Times New Roman"/>
        </w:rPr>
        <w:t>Counc</w:t>
      </w:r>
      <w:proofErr w:type="spellEnd"/>
      <w:r w:rsidRPr="00E7314C">
        <w:rPr>
          <w:rFonts w:cs="Times New Roman"/>
        </w:rPr>
        <w:t xml:space="preserve"> N Y City NY—cancelled Due </w:t>
      </w:r>
      <w:proofErr w:type="spellStart"/>
      <w:r w:rsidRPr="00E7314C">
        <w:rPr>
          <w:rFonts w:cs="Times New Roman"/>
        </w:rPr>
        <w:t>Hurric</w:t>
      </w:r>
      <w:proofErr w:type="spellEnd"/>
      <w:r w:rsidRPr="00E7314C">
        <w:rPr>
          <w:rFonts w:cs="Times New Roman"/>
        </w:rPr>
        <w:t xml:space="preserve"> Sandy. </w:t>
      </w:r>
      <w:proofErr w:type="gramStart"/>
      <w:r w:rsidRPr="00E7314C">
        <w:rPr>
          <w:rFonts w:cs="Times New Roman"/>
        </w:rPr>
        <w:t>2012;</w:t>
      </w:r>
      <w:proofErr w:type="gramEnd"/>
      <w:r w:rsidRPr="00E7314C">
        <w:rPr>
          <w:rFonts w:cs="Times New Roman"/>
        </w:rPr>
        <w:t xml:space="preserve"> </w:t>
      </w:r>
    </w:p>
    <w:p w14:paraId="0D73984D" w14:textId="77777777" w:rsidR="00E7314C" w:rsidRPr="00E7314C" w:rsidRDefault="00E7314C" w:rsidP="00E7314C">
      <w:pPr>
        <w:pStyle w:val="Bibliography"/>
        <w:rPr>
          <w:rFonts w:cs="Times New Roman"/>
        </w:rPr>
      </w:pPr>
      <w:r w:rsidRPr="00E7314C">
        <w:rPr>
          <w:rFonts w:cs="Times New Roman"/>
        </w:rPr>
        <w:t xml:space="preserve">15. </w:t>
      </w:r>
      <w:r w:rsidRPr="00E7314C">
        <w:rPr>
          <w:rFonts w:cs="Times New Roman"/>
        </w:rPr>
        <w:tab/>
        <w:t xml:space="preserve">Forrester J. Market Growth as Influenced by Capital Investment. Massachusetts Institute of Technology; 1972. </w:t>
      </w:r>
    </w:p>
    <w:p w14:paraId="26A6863C" w14:textId="77777777" w:rsidR="00E7314C" w:rsidRPr="00E7314C" w:rsidRDefault="00E7314C" w:rsidP="00E7314C">
      <w:pPr>
        <w:pStyle w:val="Bibliography"/>
        <w:rPr>
          <w:rFonts w:cs="Times New Roman"/>
        </w:rPr>
      </w:pPr>
      <w:r w:rsidRPr="00E7314C">
        <w:rPr>
          <w:rFonts w:cs="Times New Roman"/>
        </w:rPr>
        <w:t xml:space="preserve">16. </w:t>
      </w:r>
      <w:r w:rsidRPr="00E7314C">
        <w:rPr>
          <w:rFonts w:cs="Times New Roman"/>
        </w:rPr>
        <w:tab/>
      </w:r>
      <w:proofErr w:type="spellStart"/>
      <w:r w:rsidRPr="00E7314C">
        <w:rPr>
          <w:rFonts w:cs="Times New Roman"/>
        </w:rPr>
        <w:t>Sterman</w:t>
      </w:r>
      <w:proofErr w:type="spellEnd"/>
      <w:r w:rsidRPr="00E7314C">
        <w:rPr>
          <w:rFonts w:cs="Times New Roman"/>
        </w:rPr>
        <w:t xml:space="preserve"> J. Business Dynamics: Systems Thinking and Modeling for a Complex World. McGraw-Hill Higher Education; 2000. 108–396 p. </w:t>
      </w:r>
    </w:p>
    <w:p w14:paraId="5D78717B" w14:textId="77777777" w:rsidR="00E7314C" w:rsidRPr="00E7314C" w:rsidRDefault="00E7314C" w:rsidP="00E7314C">
      <w:pPr>
        <w:pStyle w:val="Bibliography"/>
        <w:rPr>
          <w:rFonts w:cs="Times New Roman"/>
        </w:rPr>
      </w:pPr>
      <w:r w:rsidRPr="00E7314C">
        <w:rPr>
          <w:rFonts w:cs="Times New Roman"/>
        </w:rPr>
        <w:t xml:space="preserve">17. </w:t>
      </w:r>
      <w:r w:rsidRPr="00E7314C">
        <w:rPr>
          <w:rFonts w:cs="Times New Roman"/>
        </w:rPr>
        <w:tab/>
        <w:t xml:space="preserve">Daniel C. One-at-a-Time Plans. J Am Stat Assoc. 1973 Jun 1;68(342):353–60. </w:t>
      </w:r>
    </w:p>
    <w:p w14:paraId="70A652AC" w14:textId="77777777" w:rsidR="00E7314C" w:rsidRPr="00E7314C" w:rsidRDefault="00E7314C" w:rsidP="00E7314C">
      <w:pPr>
        <w:pStyle w:val="Bibliography"/>
        <w:rPr>
          <w:rFonts w:cs="Times New Roman"/>
        </w:rPr>
      </w:pPr>
      <w:r w:rsidRPr="00E7314C">
        <w:rPr>
          <w:rFonts w:cs="Times New Roman"/>
        </w:rPr>
        <w:t xml:space="preserve">18. </w:t>
      </w:r>
      <w:r w:rsidRPr="00E7314C">
        <w:rPr>
          <w:rFonts w:cs="Times New Roman"/>
        </w:rPr>
        <w:tab/>
      </w:r>
      <w:proofErr w:type="spellStart"/>
      <w:r w:rsidRPr="00E7314C">
        <w:rPr>
          <w:rFonts w:cs="Times New Roman"/>
        </w:rPr>
        <w:t>Hedayat</w:t>
      </w:r>
      <w:proofErr w:type="spellEnd"/>
      <w:r w:rsidRPr="00E7314C">
        <w:rPr>
          <w:rFonts w:cs="Times New Roman"/>
        </w:rPr>
        <w:t xml:space="preserve"> AS, Sloane NJA, </w:t>
      </w:r>
      <w:proofErr w:type="spellStart"/>
      <w:r w:rsidRPr="00E7314C">
        <w:rPr>
          <w:rFonts w:cs="Times New Roman"/>
        </w:rPr>
        <w:t>Stufken</w:t>
      </w:r>
      <w:proofErr w:type="spellEnd"/>
      <w:r w:rsidRPr="00E7314C">
        <w:rPr>
          <w:rFonts w:cs="Times New Roman"/>
        </w:rPr>
        <w:t xml:space="preserve"> J. Orthogonal arrays: theory and applications. Springer Science &amp; Business Media; 2012. </w:t>
      </w:r>
    </w:p>
    <w:p w14:paraId="37BE8C44" w14:textId="77777777" w:rsidR="00E7314C" w:rsidRPr="00E7314C" w:rsidRDefault="00E7314C" w:rsidP="00E7314C">
      <w:pPr>
        <w:pStyle w:val="Bibliography"/>
        <w:rPr>
          <w:rFonts w:cs="Times New Roman"/>
        </w:rPr>
      </w:pPr>
      <w:r w:rsidRPr="00E7314C">
        <w:rPr>
          <w:rFonts w:cs="Times New Roman"/>
        </w:rPr>
        <w:t xml:space="preserve">19. </w:t>
      </w:r>
      <w:r w:rsidRPr="00E7314C">
        <w:rPr>
          <w:rFonts w:cs="Times New Roman"/>
        </w:rPr>
        <w:tab/>
        <w:t xml:space="preserve">Box GE, Hunter JS, Hunter WG. Statistics for experimenters. In: Wiley Series in Probability and Statistics. 2nd ed. Wiley Hoboken, NJ, USA; 2005. </w:t>
      </w:r>
    </w:p>
    <w:p w14:paraId="2417E93E" w14:textId="77777777" w:rsidR="00E7314C" w:rsidRPr="00E7314C" w:rsidRDefault="00E7314C" w:rsidP="00E7314C">
      <w:pPr>
        <w:pStyle w:val="Bibliography"/>
        <w:rPr>
          <w:rFonts w:cs="Times New Roman"/>
        </w:rPr>
      </w:pPr>
      <w:r w:rsidRPr="00E7314C">
        <w:rPr>
          <w:rFonts w:cs="Times New Roman"/>
        </w:rPr>
        <w:t xml:space="preserve">20. </w:t>
      </w:r>
      <w:r w:rsidRPr="00E7314C">
        <w:rPr>
          <w:rFonts w:cs="Times New Roman"/>
        </w:rPr>
        <w:tab/>
        <w:t>Sloane N. A Library of Orthogonal Arrays [Internet]. [cited 2019 Sep 25]. Available from: http://neilsloane.com/oadir/</w:t>
      </w:r>
    </w:p>
    <w:p w14:paraId="445BAF83" w14:textId="77777777" w:rsidR="00E7314C" w:rsidRPr="00E7314C" w:rsidRDefault="00E7314C" w:rsidP="00E7314C">
      <w:pPr>
        <w:pStyle w:val="Bibliography"/>
        <w:rPr>
          <w:rFonts w:cs="Times New Roman"/>
        </w:rPr>
      </w:pPr>
      <w:r w:rsidRPr="00E7314C">
        <w:rPr>
          <w:rFonts w:cs="Times New Roman"/>
        </w:rPr>
        <w:t xml:space="preserve">21. </w:t>
      </w:r>
      <w:r w:rsidRPr="00E7314C">
        <w:rPr>
          <w:rFonts w:cs="Times New Roman"/>
        </w:rPr>
        <w:tab/>
      </w:r>
      <w:proofErr w:type="spellStart"/>
      <w:r w:rsidRPr="00E7314C">
        <w:rPr>
          <w:rFonts w:cs="Times New Roman"/>
        </w:rPr>
        <w:t>Brieman</w:t>
      </w:r>
      <w:proofErr w:type="spellEnd"/>
      <w:r w:rsidRPr="00E7314C">
        <w:rPr>
          <w:rFonts w:cs="Times New Roman"/>
        </w:rPr>
        <w:t xml:space="preserve"> L, Friedman JH, </w:t>
      </w:r>
      <w:proofErr w:type="spellStart"/>
      <w:r w:rsidRPr="00E7314C">
        <w:rPr>
          <w:rFonts w:cs="Times New Roman"/>
        </w:rPr>
        <w:t>Olshen</w:t>
      </w:r>
      <w:proofErr w:type="spellEnd"/>
      <w:r w:rsidRPr="00E7314C">
        <w:rPr>
          <w:rFonts w:cs="Times New Roman"/>
        </w:rPr>
        <w:t xml:space="preserve"> RA, Stone CJ. Classification and Regression Trees. Wadsworth. Monterey, CA: Wadsworth &amp; Brooks/Cole Advanced Books &amp; Software; 1984. </w:t>
      </w:r>
    </w:p>
    <w:p w14:paraId="6939D2CF" w14:textId="6D866FDA" w:rsidR="00DD693C" w:rsidRDefault="00D913AA" w:rsidP="00194569">
      <w:pPr>
        <w:pStyle w:val="Heading1"/>
        <w:rPr>
          <w:ins w:id="1420" w:author="Bush, Brian" w:date="2020-09-13T18:58:00Z"/>
        </w:rPr>
      </w:pPr>
      <w:r>
        <w:fldChar w:fldCharType="end"/>
      </w:r>
      <w:ins w:id="1421" w:author="Bush, Brian" w:date="2020-09-13T18:55:00Z">
        <w:r w:rsidR="00194569">
          <w:t>Appendix</w:t>
        </w:r>
      </w:ins>
    </w:p>
    <w:p w14:paraId="597DE598" w14:textId="2F2ABE0E" w:rsidR="00194569" w:rsidRPr="007079E0" w:rsidRDefault="00194569" w:rsidP="00194569">
      <w:pPr>
        <w:pStyle w:val="Caption"/>
        <w:rPr>
          <w:ins w:id="1422" w:author="Bush, Brian" w:date="2020-09-13T18:55:00Z"/>
        </w:rPr>
        <w:pPrChange w:id="1423" w:author="Bush, Brian" w:date="2020-09-13T18:58:00Z">
          <w:pPr>
            <w:pStyle w:val="Heading1"/>
          </w:pPr>
        </w:pPrChange>
      </w:pPr>
      <w:bookmarkStart w:id="1424" w:name="_Ref50919667"/>
      <w:ins w:id="1425" w:author="Bush, Brian" w:date="2020-09-13T18:58:00Z">
        <w:r>
          <w:t xml:space="preserve">Table </w:t>
        </w:r>
        <w:r>
          <w:fldChar w:fldCharType="begin"/>
        </w:r>
        <w:r>
          <w:instrText xml:space="preserve"> SEQ Table \* ARABIC </w:instrText>
        </w:r>
      </w:ins>
      <w:r>
        <w:fldChar w:fldCharType="separate"/>
      </w:r>
      <w:ins w:id="1426" w:author="Bush, Brian" w:date="2020-09-13T20:40:00Z">
        <w:r w:rsidR="00935F09">
          <w:rPr>
            <w:noProof/>
          </w:rPr>
          <w:t>4</w:t>
        </w:r>
      </w:ins>
      <w:ins w:id="1427" w:author="Bush, Brian" w:date="2020-09-13T18:58:00Z">
        <w:r>
          <w:fldChar w:fldCharType="end"/>
        </w:r>
        <w:bookmarkEnd w:id="1424"/>
        <w:r>
          <w:t>. Categorization of input variables into thematic groups.</w:t>
        </w:r>
      </w:ins>
    </w:p>
    <w:tbl>
      <w:tblPr>
        <w:tblStyle w:val="TableGrid"/>
        <w:tblW w:w="0" w:type="auto"/>
        <w:tblLook w:val="0620" w:firstRow="1" w:lastRow="0" w:firstColumn="0" w:lastColumn="0" w:noHBand="1" w:noVBand="1"/>
        <w:tblPrChange w:id="1428" w:author="Bush, Brian" w:date="2020-09-13T19:10:00Z">
          <w:tblPr>
            <w:tblStyle w:val="TableGrid"/>
            <w:tblW w:w="0" w:type="auto"/>
            <w:tblLook w:val="04A0" w:firstRow="1" w:lastRow="0" w:firstColumn="1" w:lastColumn="0" w:noHBand="0" w:noVBand="1"/>
          </w:tblPr>
        </w:tblPrChange>
      </w:tblPr>
      <w:tblGrid>
        <w:gridCol w:w="2011"/>
        <w:gridCol w:w="3876"/>
        <w:tblGridChange w:id="1429">
          <w:tblGrid>
            <w:gridCol w:w="4675"/>
            <w:gridCol w:w="4675"/>
          </w:tblGrid>
        </w:tblGridChange>
      </w:tblGrid>
      <w:tr w:rsidR="00194569" w:rsidRPr="00F178C3" w14:paraId="13EFE562" w14:textId="77777777" w:rsidTr="00F178C3">
        <w:trPr>
          <w:tblHeader/>
          <w:ins w:id="1430" w:author="Bush, Brian" w:date="2020-09-13T18:57:00Z"/>
        </w:trPr>
        <w:tc>
          <w:tcPr>
            <w:tcW w:w="0" w:type="auto"/>
            <w:tcPrChange w:id="1431" w:author="Bush, Brian" w:date="2020-09-13T19:10:00Z">
              <w:tcPr>
                <w:tcW w:w="4675" w:type="dxa"/>
              </w:tcPr>
            </w:tcPrChange>
          </w:tcPr>
          <w:p w14:paraId="275556BB" w14:textId="77777777" w:rsidR="00194569" w:rsidRPr="00F178C3" w:rsidRDefault="00194569" w:rsidP="00194569">
            <w:pPr>
              <w:rPr>
                <w:ins w:id="1432" w:author="Bush, Brian" w:date="2020-09-13T18:57:00Z"/>
                <w:b/>
                <w:bCs/>
                <w:sz w:val="18"/>
                <w:szCs w:val="18"/>
                <w:rPrChange w:id="1433" w:author="Bush, Brian" w:date="2020-09-13T19:10:00Z">
                  <w:rPr>
                    <w:ins w:id="1434" w:author="Bush, Brian" w:date="2020-09-13T18:57:00Z"/>
                  </w:rPr>
                </w:rPrChange>
              </w:rPr>
            </w:pPr>
            <w:ins w:id="1435" w:author="Bush, Brian" w:date="2020-09-13T18:57:00Z">
              <w:r w:rsidRPr="00F178C3">
                <w:rPr>
                  <w:b/>
                  <w:bCs/>
                  <w:sz w:val="18"/>
                  <w:szCs w:val="18"/>
                  <w:rPrChange w:id="1436" w:author="Bush, Brian" w:date="2020-09-13T19:10:00Z">
                    <w:rPr/>
                  </w:rPrChange>
                </w:rPr>
                <w:t>Input Category</w:t>
              </w:r>
            </w:ins>
          </w:p>
        </w:tc>
        <w:tc>
          <w:tcPr>
            <w:tcW w:w="0" w:type="auto"/>
            <w:tcPrChange w:id="1437" w:author="Bush, Brian" w:date="2020-09-13T19:10:00Z">
              <w:tcPr>
                <w:tcW w:w="4675" w:type="dxa"/>
              </w:tcPr>
            </w:tcPrChange>
          </w:tcPr>
          <w:p w14:paraId="0FED0BF1" w14:textId="77777777" w:rsidR="00194569" w:rsidRPr="00F178C3" w:rsidRDefault="00194569" w:rsidP="00194569">
            <w:pPr>
              <w:rPr>
                <w:ins w:id="1438" w:author="Bush, Brian" w:date="2020-09-13T18:57:00Z"/>
                <w:b/>
                <w:bCs/>
                <w:sz w:val="18"/>
                <w:szCs w:val="18"/>
                <w:rPrChange w:id="1439" w:author="Bush, Brian" w:date="2020-09-13T19:10:00Z">
                  <w:rPr>
                    <w:ins w:id="1440" w:author="Bush, Brian" w:date="2020-09-13T18:57:00Z"/>
                  </w:rPr>
                </w:rPrChange>
              </w:rPr>
            </w:pPr>
            <w:ins w:id="1441" w:author="Bush, Brian" w:date="2020-09-13T18:57:00Z">
              <w:r w:rsidRPr="00F178C3">
                <w:rPr>
                  <w:b/>
                  <w:bCs/>
                  <w:sz w:val="18"/>
                  <w:szCs w:val="18"/>
                  <w:rPrChange w:id="1442" w:author="Bush, Brian" w:date="2020-09-13T19:10:00Z">
                    <w:rPr/>
                  </w:rPrChange>
                </w:rPr>
                <w:t>Input</w:t>
              </w:r>
            </w:ins>
          </w:p>
        </w:tc>
      </w:tr>
      <w:tr w:rsidR="00194569" w:rsidRPr="00F178C3" w14:paraId="0A1C0DAE" w14:textId="77777777" w:rsidTr="00194569">
        <w:trPr>
          <w:ins w:id="1443" w:author="Bush, Brian" w:date="2020-09-13T18:57:00Z"/>
        </w:trPr>
        <w:tc>
          <w:tcPr>
            <w:tcW w:w="0" w:type="auto"/>
            <w:vMerge w:val="restart"/>
            <w:tcPrChange w:id="1444" w:author="Bush, Brian" w:date="2020-09-13T19:03:00Z">
              <w:tcPr>
                <w:tcW w:w="4675" w:type="dxa"/>
                <w:vMerge w:val="restart"/>
              </w:tcPr>
            </w:tcPrChange>
          </w:tcPr>
          <w:p w14:paraId="753FA95B" w14:textId="7A298587" w:rsidR="00194569" w:rsidRPr="00F178C3" w:rsidRDefault="00194569" w:rsidP="007079E0">
            <w:pPr>
              <w:rPr>
                <w:ins w:id="1445" w:author="Bush, Brian" w:date="2020-09-13T18:57:00Z"/>
                <w:sz w:val="18"/>
                <w:szCs w:val="18"/>
                <w:rPrChange w:id="1446" w:author="Bush, Brian" w:date="2020-09-13T19:10:00Z">
                  <w:rPr>
                    <w:ins w:id="1447" w:author="Bush, Brian" w:date="2020-09-13T18:57:00Z"/>
                  </w:rPr>
                </w:rPrChange>
              </w:rPr>
            </w:pPr>
            <w:ins w:id="1448" w:author="Bush, Brian" w:date="2020-09-13T18:57:00Z">
              <w:r w:rsidRPr="00F178C3">
                <w:rPr>
                  <w:sz w:val="18"/>
                  <w:szCs w:val="18"/>
                  <w:rPrChange w:id="1449" w:author="Bush, Brian" w:date="2020-09-13T19:10:00Z">
                    <w:rPr/>
                  </w:rPrChange>
                </w:rPr>
                <w:t>Bioproduct Price</w:t>
              </w:r>
            </w:ins>
          </w:p>
        </w:tc>
        <w:tc>
          <w:tcPr>
            <w:tcW w:w="0" w:type="auto"/>
            <w:tcPrChange w:id="1450" w:author="Bush, Brian" w:date="2020-09-13T19:03:00Z">
              <w:tcPr>
                <w:tcW w:w="4675" w:type="dxa"/>
              </w:tcPr>
            </w:tcPrChange>
          </w:tcPr>
          <w:p w14:paraId="2650F036" w14:textId="77777777" w:rsidR="00194569" w:rsidRPr="00F178C3" w:rsidRDefault="00194569" w:rsidP="00194569">
            <w:pPr>
              <w:rPr>
                <w:ins w:id="1451" w:author="Bush, Brian" w:date="2020-09-13T18:57:00Z"/>
                <w:sz w:val="18"/>
                <w:szCs w:val="18"/>
                <w:rPrChange w:id="1452" w:author="Bush, Brian" w:date="2020-09-13T19:10:00Z">
                  <w:rPr>
                    <w:ins w:id="1453" w:author="Bush, Brian" w:date="2020-09-13T18:57:00Z"/>
                  </w:rPr>
                </w:rPrChange>
              </w:rPr>
            </w:pPr>
            <w:ins w:id="1454" w:author="Bush, Brian" w:date="2020-09-13T18:57:00Z">
              <w:r w:rsidRPr="00F178C3">
                <w:rPr>
                  <w:sz w:val="18"/>
                  <w:szCs w:val="18"/>
                  <w:rPrChange w:id="1455" w:author="Bush, Brian" w:date="2020-09-13T19:10:00Z">
                    <w:rPr/>
                  </w:rPrChange>
                </w:rPr>
                <w:t>bioproduct long term price</w:t>
              </w:r>
            </w:ins>
          </w:p>
        </w:tc>
      </w:tr>
      <w:tr w:rsidR="00194569" w:rsidRPr="00F178C3" w14:paraId="2B99956E" w14:textId="77777777" w:rsidTr="00194569">
        <w:trPr>
          <w:ins w:id="1456" w:author="Bush, Brian" w:date="2020-09-13T18:57:00Z"/>
        </w:trPr>
        <w:tc>
          <w:tcPr>
            <w:tcW w:w="0" w:type="auto"/>
            <w:vMerge/>
            <w:tcPrChange w:id="1457" w:author="Bush, Brian" w:date="2020-09-13T19:03:00Z">
              <w:tcPr>
                <w:tcW w:w="4675" w:type="dxa"/>
                <w:vMerge/>
              </w:tcPr>
            </w:tcPrChange>
          </w:tcPr>
          <w:p w14:paraId="71457951" w14:textId="0E0942B2" w:rsidR="00194569" w:rsidRPr="00F178C3" w:rsidRDefault="00194569" w:rsidP="00194569">
            <w:pPr>
              <w:rPr>
                <w:ins w:id="1458" w:author="Bush, Brian" w:date="2020-09-13T18:57:00Z"/>
                <w:sz w:val="18"/>
                <w:szCs w:val="18"/>
                <w:rPrChange w:id="1459" w:author="Bush, Brian" w:date="2020-09-13T19:10:00Z">
                  <w:rPr>
                    <w:ins w:id="1460" w:author="Bush, Brian" w:date="2020-09-13T18:57:00Z"/>
                  </w:rPr>
                </w:rPrChange>
              </w:rPr>
            </w:pPr>
          </w:p>
        </w:tc>
        <w:tc>
          <w:tcPr>
            <w:tcW w:w="0" w:type="auto"/>
            <w:tcPrChange w:id="1461" w:author="Bush, Brian" w:date="2020-09-13T19:03:00Z">
              <w:tcPr>
                <w:tcW w:w="4675" w:type="dxa"/>
              </w:tcPr>
            </w:tcPrChange>
          </w:tcPr>
          <w:p w14:paraId="114BFF9B" w14:textId="77777777" w:rsidR="00194569" w:rsidRPr="00F178C3" w:rsidRDefault="00194569" w:rsidP="00194569">
            <w:pPr>
              <w:rPr>
                <w:ins w:id="1462" w:author="Bush, Brian" w:date="2020-09-13T18:57:00Z"/>
                <w:sz w:val="18"/>
                <w:szCs w:val="18"/>
                <w:rPrChange w:id="1463" w:author="Bush, Brian" w:date="2020-09-13T19:10:00Z">
                  <w:rPr>
                    <w:ins w:id="1464" w:author="Bush, Brian" w:date="2020-09-13T18:57:00Z"/>
                  </w:rPr>
                </w:rPrChange>
              </w:rPr>
            </w:pPr>
            <w:ins w:id="1465" w:author="Bush, Brian" w:date="2020-09-13T18:57:00Z">
              <w:r w:rsidRPr="00F178C3">
                <w:rPr>
                  <w:sz w:val="18"/>
                  <w:szCs w:val="18"/>
                  <w:rPrChange w:id="1466" w:author="Bush, Brian" w:date="2020-09-13T19:10:00Z">
                    <w:rPr/>
                  </w:rPrChange>
                </w:rPr>
                <w:t>bioproduct offtake agreement</w:t>
              </w:r>
            </w:ins>
          </w:p>
        </w:tc>
      </w:tr>
      <w:tr w:rsidR="00194569" w:rsidRPr="00F178C3" w14:paraId="37708419" w14:textId="77777777" w:rsidTr="00194569">
        <w:trPr>
          <w:ins w:id="1467" w:author="Bush, Brian" w:date="2020-09-13T18:57:00Z"/>
        </w:trPr>
        <w:tc>
          <w:tcPr>
            <w:tcW w:w="0" w:type="auto"/>
            <w:vMerge/>
            <w:tcPrChange w:id="1468" w:author="Bush, Brian" w:date="2020-09-13T19:03:00Z">
              <w:tcPr>
                <w:tcW w:w="4675" w:type="dxa"/>
                <w:vMerge/>
              </w:tcPr>
            </w:tcPrChange>
          </w:tcPr>
          <w:p w14:paraId="3E0678AC" w14:textId="578ABCFE" w:rsidR="00194569" w:rsidRPr="00F178C3" w:rsidRDefault="00194569" w:rsidP="00194569">
            <w:pPr>
              <w:rPr>
                <w:ins w:id="1469" w:author="Bush, Brian" w:date="2020-09-13T18:57:00Z"/>
                <w:sz w:val="18"/>
                <w:szCs w:val="18"/>
                <w:rPrChange w:id="1470" w:author="Bush, Brian" w:date="2020-09-13T19:10:00Z">
                  <w:rPr>
                    <w:ins w:id="1471" w:author="Bush, Brian" w:date="2020-09-13T18:57:00Z"/>
                  </w:rPr>
                </w:rPrChange>
              </w:rPr>
            </w:pPr>
          </w:p>
        </w:tc>
        <w:tc>
          <w:tcPr>
            <w:tcW w:w="0" w:type="auto"/>
            <w:tcPrChange w:id="1472" w:author="Bush, Brian" w:date="2020-09-13T19:03:00Z">
              <w:tcPr>
                <w:tcW w:w="4675" w:type="dxa"/>
              </w:tcPr>
            </w:tcPrChange>
          </w:tcPr>
          <w:p w14:paraId="195044EA" w14:textId="77777777" w:rsidR="00194569" w:rsidRPr="00F178C3" w:rsidRDefault="00194569" w:rsidP="00194569">
            <w:pPr>
              <w:rPr>
                <w:ins w:id="1473" w:author="Bush, Brian" w:date="2020-09-13T18:57:00Z"/>
                <w:sz w:val="18"/>
                <w:szCs w:val="18"/>
                <w:rPrChange w:id="1474" w:author="Bush, Brian" w:date="2020-09-13T19:10:00Z">
                  <w:rPr>
                    <w:ins w:id="1475" w:author="Bush, Brian" w:date="2020-09-13T18:57:00Z"/>
                  </w:rPr>
                </w:rPrChange>
              </w:rPr>
            </w:pPr>
            <w:ins w:id="1476" w:author="Bush, Brian" w:date="2020-09-13T18:57:00Z">
              <w:r w:rsidRPr="00F178C3">
                <w:rPr>
                  <w:sz w:val="18"/>
                  <w:szCs w:val="18"/>
                  <w:rPrChange w:id="1477" w:author="Bush, Brian" w:date="2020-09-13T19:10:00Z">
                    <w:rPr/>
                  </w:rPrChange>
                </w:rPr>
                <w:t>bioproduct performance advantage</w:t>
              </w:r>
            </w:ins>
          </w:p>
        </w:tc>
      </w:tr>
      <w:tr w:rsidR="00194569" w:rsidRPr="00F178C3" w14:paraId="66E90573" w14:textId="77777777" w:rsidTr="00194569">
        <w:trPr>
          <w:ins w:id="1478" w:author="Bush, Brian" w:date="2020-09-13T18:57:00Z"/>
        </w:trPr>
        <w:tc>
          <w:tcPr>
            <w:tcW w:w="0" w:type="auto"/>
            <w:vMerge/>
            <w:tcPrChange w:id="1479" w:author="Bush, Brian" w:date="2020-09-13T19:03:00Z">
              <w:tcPr>
                <w:tcW w:w="4675" w:type="dxa"/>
                <w:vMerge/>
              </w:tcPr>
            </w:tcPrChange>
          </w:tcPr>
          <w:p w14:paraId="72888AAC" w14:textId="5947CBB8" w:rsidR="00194569" w:rsidRPr="00F178C3" w:rsidRDefault="00194569" w:rsidP="00194569">
            <w:pPr>
              <w:rPr>
                <w:ins w:id="1480" w:author="Bush, Brian" w:date="2020-09-13T18:57:00Z"/>
                <w:sz w:val="18"/>
                <w:szCs w:val="18"/>
                <w:rPrChange w:id="1481" w:author="Bush, Brian" w:date="2020-09-13T19:10:00Z">
                  <w:rPr>
                    <w:ins w:id="1482" w:author="Bush, Brian" w:date="2020-09-13T18:57:00Z"/>
                  </w:rPr>
                </w:rPrChange>
              </w:rPr>
            </w:pPr>
          </w:p>
        </w:tc>
        <w:tc>
          <w:tcPr>
            <w:tcW w:w="0" w:type="auto"/>
            <w:tcPrChange w:id="1483" w:author="Bush, Brian" w:date="2020-09-13T19:03:00Z">
              <w:tcPr>
                <w:tcW w:w="4675" w:type="dxa"/>
              </w:tcPr>
            </w:tcPrChange>
          </w:tcPr>
          <w:p w14:paraId="7B3CCF48" w14:textId="77777777" w:rsidR="00194569" w:rsidRPr="00F178C3" w:rsidRDefault="00194569" w:rsidP="00194569">
            <w:pPr>
              <w:rPr>
                <w:ins w:id="1484" w:author="Bush, Brian" w:date="2020-09-13T18:57:00Z"/>
                <w:sz w:val="18"/>
                <w:szCs w:val="18"/>
                <w:rPrChange w:id="1485" w:author="Bush, Brian" w:date="2020-09-13T19:10:00Z">
                  <w:rPr>
                    <w:ins w:id="1486" w:author="Bush, Brian" w:date="2020-09-13T18:57:00Z"/>
                  </w:rPr>
                </w:rPrChange>
              </w:rPr>
            </w:pPr>
            <w:ins w:id="1487" w:author="Bush, Brian" w:date="2020-09-13T18:57:00Z">
              <w:r w:rsidRPr="00F178C3">
                <w:rPr>
                  <w:sz w:val="18"/>
                  <w:szCs w:val="18"/>
                  <w:rPrChange w:id="1488" w:author="Bush, Brian" w:date="2020-09-13T19:10:00Z">
                    <w:rPr/>
                  </w:rPrChange>
                </w:rPr>
                <w:t>bioproduct price fluctuations</w:t>
              </w:r>
            </w:ins>
          </w:p>
        </w:tc>
      </w:tr>
      <w:tr w:rsidR="00194569" w:rsidRPr="00F178C3" w14:paraId="53F64E30" w14:textId="77777777" w:rsidTr="00194569">
        <w:trPr>
          <w:ins w:id="1489" w:author="Bush, Brian" w:date="2020-09-13T18:57:00Z"/>
        </w:trPr>
        <w:tc>
          <w:tcPr>
            <w:tcW w:w="0" w:type="auto"/>
            <w:vMerge/>
            <w:tcPrChange w:id="1490" w:author="Bush, Brian" w:date="2020-09-13T19:03:00Z">
              <w:tcPr>
                <w:tcW w:w="4675" w:type="dxa"/>
                <w:vMerge/>
              </w:tcPr>
            </w:tcPrChange>
          </w:tcPr>
          <w:p w14:paraId="1482F634" w14:textId="3A4B9300" w:rsidR="00194569" w:rsidRPr="00F178C3" w:rsidRDefault="00194569" w:rsidP="00194569">
            <w:pPr>
              <w:rPr>
                <w:ins w:id="1491" w:author="Bush, Brian" w:date="2020-09-13T18:57:00Z"/>
                <w:sz w:val="18"/>
                <w:szCs w:val="18"/>
                <w:rPrChange w:id="1492" w:author="Bush, Brian" w:date="2020-09-13T19:10:00Z">
                  <w:rPr>
                    <w:ins w:id="1493" w:author="Bush, Brian" w:date="2020-09-13T18:57:00Z"/>
                  </w:rPr>
                </w:rPrChange>
              </w:rPr>
            </w:pPr>
          </w:p>
        </w:tc>
        <w:tc>
          <w:tcPr>
            <w:tcW w:w="0" w:type="auto"/>
            <w:tcPrChange w:id="1494" w:author="Bush, Brian" w:date="2020-09-13T19:03:00Z">
              <w:tcPr>
                <w:tcW w:w="4675" w:type="dxa"/>
              </w:tcPr>
            </w:tcPrChange>
          </w:tcPr>
          <w:p w14:paraId="7F2BF22B" w14:textId="77777777" w:rsidR="00194569" w:rsidRPr="00F178C3" w:rsidRDefault="00194569" w:rsidP="00194569">
            <w:pPr>
              <w:rPr>
                <w:ins w:id="1495" w:author="Bush, Brian" w:date="2020-09-13T18:57:00Z"/>
                <w:sz w:val="18"/>
                <w:szCs w:val="18"/>
                <w:rPrChange w:id="1496" w:author="Bush, Brian" w:date="2020-09-13T19:10:00Z">
                  <w:rPr>
                    <w:ins w:id="1497" w:author="Bush, Brian" w:date="2020-09-13T18:57:00Z"/>
                  </w:rPr>
                </w:rPrChange>
              </w:rPr>
            </w:pPr>
            <w:ins w:id="1498" w:author="Bush, Brian" w:date="2020-09-13T18:57:00Z">
              <w:r w:rsidRPr="00F178C3">
                <w:rPr>
                  <w:sz w:val="18"/>
                  <w:szCs w:val="18"/>
                  <w:rPrChange w:id="1499" w:author="Bush, Brian" w:date="2020-09-13T19:10:00Z">
                    <w:rPr/>
                  </w:rPrChange>
                </w:rPr>
                <w:t>bioproduct price reversion time</w:t>
              </w:r>
            </w:ins>
          </w:p>
        </w:tc>
      </w:tr>
      <w:tr w:rsidR="00194569" w:rsidRPr="00F178C3" w14:paraId="1AA843B6" w14:textId="77777777" w:rsidTr="00194569">
        <w:trPr>
          <w:ins w:id="1500" w:author="Bush, Brian" w:date="2020-09-13T18:57:00Z"/>
        </w:trPr>
        <w:tc>
          <w:tcPr>
            <w:tcW w:w="0" w:type="auto"/>
            <w:vMerge w:val="restart"/>
            <w:tcPrChange w:id="1501" w:author="Bush, Brian" w:date="2020-09-13T19:03:00Z">
              <w:tcPr>
                <w:tcW w:w="4675" w:type="dxa"/>
                <w:vMerge w:val="restart"/>
              </w:tcPr>
            </w:tcPrChange>
          </w:tcPr>
          <w:p w14:paraId="2B2256F0" w14:textId="0F629CCA" w:rsidR="00194569" w:rsidRPr="00F178C3" w:rsidRDefault="00194569" w:rsidP="007079E0">
            <w:pPr>
              <w:rPr>
                <w:ins w:id="1502" w:author="Bush, Brian" w:date="2020-09-13T18:57:00Z"/>
                <w:sz w:val="18"/>
                <w:szCs w:val="18"/>
                <w:rPrChange w:id="1503" w:author="Bush, Brian" w:date="2020-09-13T19:10:00Z">
                  <w:rPr>
                    <w:ins w:id="1504" w:author="Bush, Brian" w:date="2020-09-13T18:57:00Z"/>
                  </w:rPr>
                </w:rPrChange>
              </w:rPr>
            </w:pPr>
            <w:ins w:id="1505" w:author="Bush, Brian" w:date="2020-09-13T18:57:00Z">
              <w:r w:rsidRPr="00F178C3">
                <w:rPr>
                  <w:sz w:val="18"/>
                  <w:szCs w:val="18"/>
                  <w:rPrChange w:id="1506" w:author="Bush, Brian" w:date="2020-09-13T19:10:00Z">
                    <w:rPr/>
                  </w:rPrChange>
                </w:rPr>
                <w:t>Commercial Technology</w:t>
              </w:r>
            </w:ins>
          </w:p>
        </w:tc>
        <w:tc>
          <w:tcPr>
            <w:tcW w:w="0" w:type="auto"/>
            <w:tcPrChange w:id="1507" w:author="Bush, Brian" w:date="2020-09-13T19:03:00Z">
              <w:tcPr>
                <w:tcW w:w="4675" w:type="dxa"/>
              </w:tcPr>
            </w:tcPrChange>
          </w:tcPr>
          <w:p w14:paraId="5F6E044F" w14:textId="77777777" w:rsidR="00194569" w:rsidRPr="00F178C3" w:rsidRDefault="00194569" w:rsidP="00194569">
            <w:pPr>
              <w:rPr>
                <w:ins w:id="1508" w:author="Bush, Brian" w:date="2020-09-13T18:57:00Z"/>
                <w:sz w:val="18"/>
                <w:szCs w:val="18"/>
                <w:rPrChange w:id="1509" w:author="Bush, Brian" w:date="2020-09-13T19:10:00Z">
                  <w:rPr>
                    <w:ins w:id="1510" w:author="Bush, Brian" w:date="2020-09-13T18:57:00Z"/>
                  </w:rPr>
                </w:rPrChange>
              </w:rPr>
            </w:pPr>
            <w:ins w:id="1511" w:author="Bush, Brian" w:date="2020-09-13T18:57:00Z">
              <w:r w:rsidRPr="00F178C3">
                <w:rPr>
                  <w:sz w:val="18"/>
                  <w:szCs w:val="18"/>
                  <w:rPrChange w:id="1512" w:author="Bush, Brian" w:date="2020-09-13T19:10:00Z">
                    <w:rPr/>
                  </w:rPrChange>
                </w:rPr>
                <w:t>commercial capital cost input</w:t>
              </w:r>
            </w:ins>
          </w:p>
        </w:tc>
      </w:tr>
      <w:tr w:rsidR="00194569" w:rsidRPr="00F178C3" w14:paraId="29C216A6" w14:textId="77777777" w:rsidTr="00194569">
        <w:trPr>
          <w:ins w:id="1513" w:author="Bush, Brian" w:date="2020-09-13T18:57:00Z"/>
        </w:trPr>
        <w:tc>
          <w:tcPr>
            <w:tcW w:w="0" w:type="auto"/>
            <w:vMerge/>
            <w:tcPrChange w:id="1514" w:author="Bush, Brian" w:date="2020-09-13T19:03:00Z">
              <w:tcPr>
                <w:tcW w:w="4675" w:type="dxa"/>
                <w:vMerge/>
              </w:tcPr>
            </w:tcPrChange>
          </w:tcPr>
          <w:p w14:paraId="443A5E01" w14:textId="14B74C07" w:rsidR="00194569" w:rsidRPr="00F178C3" w:rsidRDefault="00194569" w:rsidP="00194569">
            <w:pPr>
              <w:rPr>
                <w:ins w:id="1515" w:author="Bush, Brian" w:date="2020-09-13T18:57:00Z"/>
                <w:sz w:val="18"/>
                <w:szCs w:val="18"/>
                <w:rPrChange w:id="1516" w:author="Bush, Brian" w:date="2020-09-13T19:10:00Z">
                  <w:rPr>
                    <w:ins w:id="1517" w:author="Bush, Brian" w:date="2020-09-13T18:57:00Z"/>
                  </w:rPr>
                </w:rPrChange>
              </w:rPr>
            </w:pPr>
          </w:p>
        </w:tc>
        <w:tc>
          <w:tcPr>
            <w:tcW w:w="0" w:type="auto"/>
            <w:tcPrChange w:id="1518" w:author="Bush, Brian" w:date="2020-09-13T19:03:00Z">
              <w:tcPr>
                <w:tcW w:w="4675" w:type="dxa"/>
              </w:tcPr>
            </w:tcPrChange>
          </w:tcPr>
          <w:p w14:paraId="0E3531BF" w14:textId="77777777" w:rsidR="00194569" w:rsidRPr="00F178C3" w:rsidRDefault="00194569" w:rsidP="00194569">
            <w:pPr>
              <w:rPr>
                <w:ins w:id="1519" w:author="Bush, Brian" w:date="2020-09-13T18:57:00Z"/>
                <w:sz w:val="18"/>
                <w:szCs w:val="18"/>
                <w:rPrChange w:id="1520" w:author="Bush, Brian" w:date="2020-09-13T19:10:00Z">
                  <w:rPr>
                    <w:ins w:id="1521" w:author="Bush, Brian" w:date="2020-09-13T18:57:00Z"/>
                  </w:rPr>
                </w:rPrChange>
              </w:rPr>
            </w:pPr>
            <w:ins w:id="1522" w:author="Bush, Brian" w:date="2020-09-13T18:57:00Z">
              <w:r w:rsidRPr="00F178C3">
                <w:rPr>
                  <w:sz w:val="18"/>
                  <w:szCs w:val="18"/>
                  <w:rPrChange w:id="1523" w:author="Bush, Brian" w:date="2020-09-13T19:10:00Z">
                    <w:rPr/>
                  </w:rPrChange>
                </w:rPr>
                <w:t>commercial fixed operating cost input</w:t>
              </w:r>
            </w:ins>
          </w:p>
        </w:tc>
      </w:tr>
      <w:tr w:rsidR="00194569" w:rsidRPr="00F178C3" w14:paraId="5958F9FA" w14:textId="77777777" w:rsidTr="00194569">
        <w:trPr>
          <w:ins w:id="1524" w:author="Bush, Brian" w:date="2020-09-13T18:57:00Z"/>
        </w:trPr>
        <w:tc>
          <w:tcPr>
            <w:tcW w:w="0" w:type="auto"/>
            <w:vMerge/>
            <w:tcPrChange w:id="1525" w:author="Bush, Brian" w:date="2020-09-13T19:03:00Z">
              <w:tcPr>
                <w:tcW w:w="4675" w:type="dxa"/>
                <w:vMerge/>
              </w:tcPr>
            </w:tcPrChange>
          </w:tcPr>
          <w:p w14:paraId="15EBA2DE" w14:textId="46518D7E" w:rsidR="00194569" w:rsidRPr="00F178C3" w:rsidRDefault="00194569" w:rsidP="00194569">
            <w:pPr>
              <w:rPr>
                <w:ins w:id="1526" w:author="Bush, Brian" w:date="2020-09-13T18:57:00Z"/>
                <w:sz w:val="18"/>
                <w:szCs w:val="18"/>
                <w:rPrChange w:id="1527" w:author="Bush, Brian" w:date="2020-09-13T19:10:00Z">
                  <w:rPr>
                    <w:ins w:id="1528" w:author="Bush, Brian" w:date="2020-09-13T18:57:00Z"/>
                  </w:rPr>
                </w:rPrChange>
              </w:rPr>
            </w:pPr>
          </w:p>
        </w:tc>
        <w:tc>
          <w:tcPr>
            <w:tcW w:w="0" w:type="auto"/>
            <w:tcPrChange w:id="1529" w:author="Bush, Brian" w:date="2020-09-13T19:03:00Z">
              <w:tcPr>
                <w:tcW w:w="4675" w:type="dxa"/>
              </w:tcPr>
            </w:tcPrChange>
          </w:tcPr>
          <w:p w14:paraId="0BD3D9D8" w14:textId="77777777" w:rsidR="00194569" w:rsidRPr="00F178C3" w:rsidRDefault="00194569" w:rsidP="00194569">
            <w:pPr>
              <w:rPr>
                <w:ins w:id="1530" w:author="Bush, Brian" w:date="2020-09-13T18:57:00Z"/>
                <w:sz w:val="18"/>
                <w:szCs w:val="18"/>
                <w:rPrChange w:id="1531" w:author="Bush, Brian" w:date="2020-09-13T19:10:00Z">
                  <w:rPr>
                    <w:ins w:id="1532" w:author="Bush, Brian" w:date="2020-09-13T18:57:00Z"/>
                  </w:rPr>
                </w:rPrChange>
              </w:rPr>
            </w:pPr>
            <w:ins w:id="1533" w:author="Bush, Brian" w:date="2020-09-13T18:57:00Z">
              <w:r w:rsidRPr="00F178C3">
                <w:rPr>
                  <w:sz w:val="18"/>
                  <w:szCs w:val="18"/>
                  <w:rPrChange w:id="1534" w:author="Bush, Brian" w:date="2020-09-13T19:10:00Z">
                    <w:rPr/>
                  </w:rPrChange>
                </w:rPr>
                <w:t>commercial plant capacity</w:t>
              </w:r>
            </w:ins>
          </w:p>
        </w:tc>
      </w:tr>
      <w:tr w:rsidR="00194569" w:rsidRPr="00F178C3" w14:paraId="008461D5" w14:textId="77777777" w:rsidTr="00194569">
        <w:trPr>
          <w:ins w:id="1535" w:author="Bush, Brian" w:date="2020-09-13T18:57:00Z"/>
        </w:trPr>
        <w:tc>
          <w:tcPr>
            <w:tcW w:w="0" w:type="auto"/>
            <w:vMerge/>
            <w:tcPrChange w:id="1536" w:author="Bush, Brian" w:date="2020-09-13T19:03:00Z">
              <w:tcPr>
                <w:tcW w:w="4675" w:type="dxa"/>
                <w:vMerge/>
              </w:tcPr>
            </w:tcPrChange>
          </w:tcPr>
          <w:p w14:paraId="457AC2BD" w14:textId="74EBA0CB" w:rsidR="00194569" w:rsidRPr="00F178C3" w:rsidRDefault="00194569" w:rsidP="00194569">
            <w:pPr>
              <w:rPr>
                <w:ins w:id="1537" w:author="Bush, Brian" w:date="2020-09-13T18:57:00Z"/>
                <w:sz w:val="18"/>
                <w:szCs w:val="18"/>
                <w:rPrChange w:id="1538" w:author="Bush, Brian" w:date="2020-09-13T19:10:00Z">
                  <w:rPr>
                    <w:ins w:id="1539" w:author="Bush, Brian" w:date="2020-09-13T18:57:00Z"/>
                  </w:rPr>
                </w:rPrChange>
              </w:rPr>
            </w:pPr>
          </w:p>
        </w:tc>
        <w:tc>
          <w:tcPr>
            <w:tcW w:w="0" w:type="auto"/>
            <w:tcPrChange w:id="1540" w:author="Bush, Brian" w:date="2020-09-13T19:03:00Z">
              <w:tcPr>
                <w:tcW w:w="4675" w:type="dxa"/>
              </w:tcPr>
            </w:tcPrChange>
          </w:tcPr>
          <w:p w14:paraId="118D9B1D" w14:textId="77777777" w:rsidR="00194569" w:rsidRPr="00F178C3" w:rsidRDefault="00194569" w:rsidP="00194569">
            <w:pPr>
              <w:rPr>
                <w:ins w:id="1541" w:author="Bush, Brian" w:date="2020-09-13T18:57:00Z"/>
                <w:sz w:val="18"/>
                <w:szCs w:val="18"/>
                <w:rPrChange w:id="1542" w:author="Bush, Brian" w:date="2020-09-13T19:10:00Z">
                  <w:rPr>
                    <w:ins w:id="1543" w:author="Bush, Brian" w:date="2020-09-13T18:57:00Z"/>
                  </w:rPr>
                </w:rPrChange>
              </w:rPr>
            </w:pPr>
            <w:ins w:id="1544" w:author="Bush, Brian" w:date="2020-09-13T18:57:00Z">
              <w:r w:rsidRPr="00F178C3">
                <w:rPr>
                  <w:sz w:val="18"/>
                  <w:szCs w:val="18"/>
                  <w:rPrChange w:id="1545" w:author="Bush, Brian" w:date="2020-09-13T19:10:00Z">
                    <w:rPr/>
                  </w:rPrChange>
                </w:rPr>
                <w:t>commercial plant capacity input</w:t>
              </w:r>
            </w:ins>
          </w:p>
        </w:tc>
      </w:tr>
      <w:tr w:rsidR="00194569" w:rsidRPr="00F178C3" w14:paraId="1376E8A7" w14:textId="77777777" w:rsidTr="00194569">
        <w:trPr>
          <w:ins w:id="1546" w:author="Bush, Brian" w:date="2020-09-13T18:57:00Z"/>
        </w:trPr>
        <w:tc>
          <w:tcPr>
            <w:tcW w:w="0" w:type="auto"/>
            <w:vMerge/>
            <w:tcPrChange w:id="1547" w:author="Bush, Brian" w:date="2020-09-13T19:03:00Z">
              <w:tcPr>
                <w:tcW w:w="4675" w:type="dxa"/>
                <w:vMerge/>
              </w:tcPr>
            </w:tcPrChange>
          </w:tcPr>
          <w:p w14:paraId="71A9E7FE" w14:textId="528DAAEC" w:rsidR="00194569" w:rsidRPr="00F178C3" w:rsidRDefault="00194569" w:rsidP="00194569">
            <w:pPr>
              <w:rPr>
                <w:ins w:id="1548" w:author="Bush, Brian" w:date="2020-09-13T18:57:00Z"/>
                <w:sz w:val="18"/>
                <w:szCs w:val="18"/>
                <w:rPrChange w:id="1549" w:author="Bush, Brian" w:date="2020-09-13T19:10:00Z">
                  <w:rPr>
                    <w:ins w:id="1550" w:author="Bush, Brian" w:date="2020-09-13T18:57:00Z"/>
                  </w:rPr>
                </w:rPrChange>
              </w:rPr>
            </w:pPr>
          </w:p>
        </w:tc>
        <w:tc>
          <w:tcPr>
            <w:tcW w:w="0" w:type="auto"/>
            <w:tcPrChange w:id="1551" w:author="Bush, Brian" w:date="2020-09-13T19:03:00Z">
              <w:tcPr>
                <w:tcW w:w="4675" w:type="dxa"/>
              </w:tcPr>
            </w:tcPrChange>
          </w:tcPr>
          <w:p w14:paraId="1E35DD49" w14:textId="77777777" w:rsidR="00194569" w:rsidRPr="00F178C3" w:rsidRDefault="00194569" w:rsidP="00194569">
            <w:pPr>
              <w:rPr>
                <w:ins w:id="1552" w:author="Bush, Brian" w:date="2020-09-13T18:57:00Z"/>
                <w:sz w:val="18"/>
                <w:szCs w:val="18"/>
                <w:rPrChange w:id="1553" w:author="Bush, Brian" w:date="2020-09-13T19:10:00Z">
                  <w:rPr>
                    <w:ins w:id="1554" w:author="Bush, Brian" w:date="2020-09-13T18:57:00Z"/>
                  </w:rPr>
                </w:rPrChange>
              </w:rPr>
            </w:pPr>
            <w:ins w:id="1555" w:author="Bush, Brian" w:date="2020-09-13T18:57:00Z">
              <w:r w:rsidRPr="00F178C3">
                <w:rPr>
                  <w:sz w:val="18"/>
                  <w:szCs w:val="18"/>
                  <w:rPrChange w:id="1556" w:author="Bush, Brian" w:date="2020-09-13T19:10:00Z">
                    <w:rPr/>
                  </w:rPrChange>
                </w:rPr>
                <w:t>commercial plant startup period</w:t>
              </w:r>
            </w:ins>
          </w:p>
        </w:tc>
      </w:tr>
      <w:tr w:rsidR="00194569" w:rsidRPr="00F178C3" w14:paraId="2B89E8D2" w14:textId="77777777" w:rsidTr="00194569">
        <w:trPr>
          <w:ins w:id="1557" w:author="Bush, Brian" w:date="2020-09-13T18:57:00Z"/>
        </w:trPr>
        <w:tc>
          <w:tcPr>
            <w:tcW w:w="0" w:type="auto"/>
            <w:vMerge/>
            <w:tcPrChange w:id="1558" w:author="Bush, Brian" w:date="2020-09-13T19:03:00Z">
              <w:tcPr>
                <w:tcW w:w="4675" w:type="dxa"/>
                <w:vMerge/>
              </w:tcPr>
            </w:tcPrChange>
          </w:tcPr>
          <w:p w14:paraId="53C80BCF" w14:textId="4E5630AC" w:rsidR="00194569" w:rsidRPr="00F178C3" w:rsidRDefault="00194569" w:rsidP="00194569">
            <w:pPr>
              <w:rPr>
                <w:ins w:id="1559" w:author="Bush, Brian" w:date="2020-09-13T18:57:00Z"/>
                <w:sz w:val="18"/>
                <w:szCs w:val="18"/>
                <w:rPrChange w:id="1560" w:author="Bush, Brian" w:date="2020-09-13T19:10:00Z">
                  <w:rPr>
                    <w:ins w:id="1561" w:author="Bush, Brian" w:date="2020-09-13T18:57:00Z"/>
                  </w:rPr>
                </w:rPrChange>
              </w:rPr>
            </w:pPr>
          </w:p>
        </w:tc>
        <w:tc>
          <w:tcPr>
            <w:tcW w:w="0" w:type="auto"/>
            <w:tcPrChange w:id="1562" w:author="Bush, Brian" w:date="2020-09-13T19:03:00Z">
              <w:tcPr>
                <w:tcW w:w="4675" w:type="dxa"/>
              </w:tcPr>
            </w:tcPrChange>
          </w:tcPr>
          <w:p w14:paraId="3C79E66E" w14:textId="77777777" w:rsidR="00194569" w:rsidRPr="00F178C3" w:rsidRDefault="00194569" w:rsidP="00194569">
            <w:pPr>
              <w:rPr>
                <w:ins w:id="1563" w:author="Bush, Brian" w:date="2020-09-13T18:57:00Z"/>
                <w:sz w:val="18"/>
                <w:szCs w:val="18"/>
                <w:rPrChange w:id="1564" w:author="Bush, Brian" w:date="2020-09-13T19:10:00Z">
                  <w:rPr>
                    <w:ins w:id="1565" w:author="Bush, Brian" w:date="2020-09-13T18:57:00Z"/>
                  </w:rPr>
                </w:rPrChange>
              </w:rPr>
            </w:pPr>
            <w:ins w:id="1566" w:author="Bush, Brian" w:date="2020-09-13T18:57:00Z">
              <w:r w:rsidRPr="00F178C3">
                <w:rPr>
                  <w:sz w:val="18"/>
                  <w:szCs w:val="18"/>
                  <w:rPrChange w:id="1567" w:author="Bush, Brian" w:date="2020-09-13T19:10:00Z">
                    <w:rPr/>
                  </w:rPrChange>
                </w:rPr>
                <w:t>commercial process yield input</w:t>
              </w:r>
            </w:ins>
          </w:p>
        </w:tc>
      </w:tr>
      <w:tr w:rsidR="00194569" w:rsidRPr="00F178C3" w14:paraId="24C6D431" w14:textId="77777777" w:rsidTr="00194569">
        <w:trPr>
          <w:ins w:id="1568" w:author="Bush, Brian" w:date="2020-09-13T18:57:00Z"/>
        </w:trPr>
        <w:tc>
          <w:tcPr>
            <w:tcW w:w="0" w:type="auto"/>
            <w:vMerge/>
            <w:tcPrChange w:id="1569" w:author="Bush, Brian" w:date="2020-09-13T19:03:00Z">
              <w:tcPr>
                <w:tcW w:w="4675" w:type="dxa"/>
                <w:vMerge/>
              </w:tcPr>
            </w:tcPrChange>
          </w:tcPr>
          <w:p w14:paraId="64B5987A" w14:textId="608618CE" w:rsidR="00194569" w:rsidRPr="00F178C3" w:rsidRDefault="00194569" w:rsidP="00194569">
            <w:pPr>
              <w:rPr>
                <w:ins w:id="1570" w:author="Bush, Brian" w:date="2020-09-13T18:57:00Z"/>
                <w:sz w:val="18"/>
                <w:szCs w:val="18"/>
                <w:rPrChange w:id="1571" w:author="Bush, Brian" w:date="2020-09-13T19:10:00Z">
                  <w:rPr>
                    <w:ins w:id="1572" w:author="Bush, Brian" w:date="2020-09-13T18:57:00Z"/>
                  </w:rPr>
                </w:rPrChange>
              </w:rPr>
            </w:pPr>
          </w:p>
        </w:tc>
        <w:tc>
          <w:tcPr>
            <w:tcW w:w="0" w:type="auto"/>
            <w:tcPrChange w:id="1573" w:author="Bush, Brian" w:date="2020-09-13T19:03:00Z">
              <w:tcPr>
                <w:tcW w:w="4675" w:type="dxa"/>
              </w:tcPr>
            </w:tcPrChange>
          </w:tcPr>
          <w:p w14:paraId="25A77882" w14:textId="77777777" w:rsidR="00194569" w:rsidRPr="00F178C3" w:rsidRDefault="00194569" w:rsidP="00194569">
            <w:pPr>
              <w:rPr>
                <w:ins w:id="1574" w:author="Bush, Brian" w:date="2020-09-13T18:57:00Z"/>
                <w:sz w:val="18"/>
                <w:szCs w:val="18"/>
                <w:rPrChange w:id="1575" w:author="Bush, Brian" w:date="2020-09-13T19:10:00Z">
                  <w:rPr>
                    <w:ins w:id="1576" w:author="Bush, Brian" w:date="2020-09-13T18:57:00Z"/>
                  </w:rPr>
                </w:rPrChange>
              </w:rPr>
            </w:pPr>
            <w:ins w:id="1577" w:author="Bush, Brian" w:date="2020-09-13T18:57:00Z">
              <w:r w:rsidRPr="00F178C3">
                <w:rPr>
                  <w:sz w:val="18"/>
                  <w:szCs w:val="18"/>
                  <w:rPrChange w:id="1578" w:author="Bush, Brian" w:date="2020-09-13T19:10:00Z">
                    <w:rPr/>
                  </w:rPrChange>
                </w:rPr>
                <w:t>commercial variable operating cost input</w:t>
              </w:r>
            </w:ins>
          </w:p>
        </w:tc>
      </w:tr>
      <w:tr w:rsidR="00194569" w:rsidRPr="00F178C3" w14:paraId="615021B0" w14:textId="77777777" w:rsidTr="00194569">
        <w:trPr>
          <w:ins w:id="1579" w:author="Bush, Brian" w:date="2020-09-13T18:57:00Z"/>
        </w:trPr>
        <w:tc>
          <w:tcPr>
            <w:tcW w:w="0" w:type="auto"/>
            <w:vMerge w:val="restart"/>
            <w:tcPrChange w:id="1580" w:author="Bush, Brian" w:date="2020-09-13T19:03:00Z">
              <w:tcPr>
                <w:tcW w:w="4675" w:type="dxa"/>
                <w:vMerge w:val="restart"/>
              </w:tcPr>
            </w:tcPrChange>
          </w:tcPr>
          <w:p w14:paraId="7AC721C8" w14:textId="249F6107" w:rsidR="00194569" w:rsidRPr="00F178C3" w:rsidRDefault="00194569" w:rsidP="007079E0">
            <w:pPr>
              <w:rPr>
                <w:ins w:id="1581" w:author="Bush, Brian" w:date="2020-09-13T18:57:00Z"/>
                <w:sz w:val="18"/>
                <w:szCs w:val="18"/>
                <w:rPrChange w:id="1582" w:author="Bush, Brian" w:date="2020-09-13T19:10:00Z">
                  <w:rPr>
                    <w:ins w:id="1583" w:author="Bush, Brian" w:date="2020-09-13T18:57:00Z"/>
                  </w:rPr>
                </w:rPrChange>
              </w:rPr>
            </w:pPr>
            <w:ins w:id="1584" w:author="Bush, Brian" w:date="2020-09-13T18:57:00Z">
              <w:r w:rsidRPr="00F178C3">
                <w:rPr>
                  <w:sz w:val="18"/>
                  <w:szCs w:val="18"/>
                  <w:rPrChange w:id="1585" w:author="Bush, Brian" w:date="2020-09-13T19:10:00Z">
                    <w:rPr/>
                  </w:rPrChange>
                </w:rPr>
                <w:t>Demo Technology</w:t>
              </w:r>
            </w:ins>
          </w:p>
        </w:tc>
        <w:tc>
          <w:tcPr>
            <w:tcW w:w="0" w:type="auto"/>
            <w:tcPrChange w:id="1586" w:author="Bush, Brian" w:date="2020-09-13T19:03:00Z">
              <w:tcPr>
                <w:tcW w:w="4675" w:type="dxa"/>
              </w:tcPr>
            </w:tcPrChange>
          </w:tcPr>
          <w:p w14:paraId="4467E885" w14:textId="77777777" w:rsidR="00194569" w:rsidRPr="00F178C3" w:rsidRDefault="00194569" w:rsidP="00194569">
            <w:pPr>
              <w:rPr>
                <w:ins w:id="1587" w:author="Bush, Brian" w:date="2020-09-13T18:57:00Z"/>
                <w:sz w:val="18"/>
                <w:szCs w:val="18"/>
                <w:rPrChange w:id="1588" w:author="Bush, Brian" w:date="2020-09-13T19:10:00Z">
                  <w:rPr>
                    <w:ins w:id="1589" w:author="Bush, Brian" w:date="2020-09-13T18:57:00Z"/>
                  </w:rPr>
                </w:rPrChange>
              </w:rPr>
            </w:pPr>
            <w:ins w:id="1590" w:author="Bush, Brian" w:date="2020-09-13T18:57:00Z">
              <w:r w:rsidRPr="00F178C3">
                <w:rPr>
                  <w:sz w:val="18"/>
                  <w:szCs w:val="18"/>
                  <w:rPrChange w:id="1591" w:author="Bush, Brian" w:date="2020-09-13T19:10:00Z">
                    <w:rPr/>
                  </w:rPrChange>
                </w:rPr>
                <w:t>demo capacity</w:t>
              </w:r>
            </w:ins>
          </w:p>
        </w:tc>
      </w:tr>
      <w:tr w:rsidR="00194569" w:rsidRPr="00F178C3" w14:paraId="7E161BD3" w14:textId="77777777" w:rsidTr="00194569">
        <w:trPr>
          <w:ins w:id="1592" w:author="Bush, Brian" w:date="2020-09-13T18:57:00Z"/>
        </w:trPr>
        <w:tc>
          <w:tcPr>
            <w:tcW w:w="0" w:type="auto"/>
            <w:vMerge/>
            <w:tcPrChange w:id="1593" w:author="Bush, Brian" w:date="2020-09-13T19:03:00Z">
              <w:tcPr>
                <w:tcW w:w="4675" w:type="dxa"/>
                <w:vMerge/>
              </w:tcPr>
            </w:tcPrChange>
          </w:tcPr>
          <w:p w14:paraId="5A2941F1" w14:textId="3DBBB3BA" w:rsidR="00194569" w:rsidRPr="00F178C3" w:rsidRDefault="00194569" w:rsidP="00194569">
            <w:pPr>
              <w:rPr>
                <w:ins w:id="1594" w:author="Bush, Brian" w:date="2020-09-13T18:57:00Z"/>
                <w:sz w:val="18"/>
                <w:szCs w:val="18"/>
                <w:rPrChange w:id="1595" w:author="Bush, Brian" w:date="2020-09-13T19:10:00Z">
                  <w:rPr>
                    <w:ins w:id="1596" w:author="Bush, Brian" w:date="2020-09-13T18:57:00Z"/>
                  </w:rPr>
                </w:rPrChange>
              </w:rPr>
            </w:pPr>
          </w:p>
        </w:tc>
        <w:tc>
          <w:tcPr>
            <w:tcW w:w="0" w:type="auto"/>
            <w:tcPrChange w:id="1597" w:author="Bush, Brian" w:date="2020-09-13T19:03:00Z">
              <w:tcPr>
                <w:tcW w:w="4675" w:type="dxa"/>
              </w:tcPr>
            </w:tcPrChange>
          </w:tcPr>
          <w:p w14:paraId="7BD38EB1" w14:textId="77777777" w:rsidR="00194569" w:rsidRPr="00F178C3" w:rsidRDefault="00194569" w:rsidP="00194569">
            <w:pPr>
              <w:rPr>
                <w:ins w:id="1598" w:author="Bush, Brian" w:date="2020-09-13T18:57:00Z"/>
                <w:sz w:val="18"/>
                <w:szCs w:val="18"/>
                <w:rPrChange w:id="1599" w:author="Bush, Brian" w:date="2020-09-13T19:10:00Z">
                  <w:rPr>
                    <w:ins w:id="1600" w:author="Bush, Brian" w:date="2020-09-13T18:57:00Z"/>
                  </w:rPr>
                </w:rPrChange>
              </w:rPr>
            </w:pPr>
            <w:ins w:id="1601" w:author="Bush, Brian" w:date="2020-09-13T18:57:00Z">
              <w:r w:rsidRPr="00F178C3">
                <w:rPr>
                  <w:sz w:val="18"/>
                  <w:szCs w:val="18"/>
                  <w:rPrChange w:id="1602" w:author="Bush, Brian" w:date="2020-09-13T19:10:00Z">
                    <w:rPr/>
                  </w:rPrChange>
                </w:rPr>
                <w:t>demoing acceptable rate</w:t>
              </w:r>
            </w:ins>
          </w:p>
        </w:tc>
      </w:tr>
      <w:tr w:rsidR="00194569" w:rsidRPr="00F178C3" w14:paraId="5C1473F2" w14:textId="77777777" w:rsidTr="00194569">
        <w:trPr>
          <w:ins w:id="1603" w:author="Bush, Brian" w:date="2020-09-13T18:57:00Z"/>
        </w:trPr>
        <w:tc>
          <w:tcPr>
            <w:tcW w:w="0" w:type="auto"/>
            <w:vMerge/>
            <w:tcPrChange w:id="1604" w:author="Bush, Brian" w:date="2020-09-13T19:03:00Z">
              <w:tcPr>
                <w:tcW w:w="4675" w:type="dxa"/>
                <w:vMerge/>
              </w:tcPr>
            </w:tcPrChange>
          </w:tcPr>
          <w:p w14:paraId="313673DA" w14:textId="71D853CA" w:rsidR="00194569" w:rsidRPr="00F178C3" w:rsidRDefault="00194569" w:rsidP="00194569">
            <w:pPr>
              <w:rPr>
                <w:ins w:id="1605" w:author="Bush, Brian" w:date="2020-09-13T18:57:00Z"/>
                <w:sz w:val="18"/>
                <w:szCs w:val="18"/>
                <w:rPrChange w:id="1606" w:author="Bush, Brian" w:date="2020-09-13T19:10:00Z">
                  <w:rPr>
                    <w:ins w:id="1607" w:author="Bush, Brian" w:date="2020-09-13T18:57:00Z"/>
                  </w:rPr>
                </w:rPrChange>
              </w:rPr>
            </w:pPr>
          </w:p>
        </w:tc>
        <w:tc>
          <w:tcPr>
            <w:tcW w:w="0" w:type="auto"/>
            <w:tcPrChange w:id="1608" w:author="Bush, Brian" w:date="2020-09-13T19:03:00Z">
              <w:tcPr>
                <w:tcW w:w="4675" w:type="dxa"/>
              </w:tcPr>
            </w:tcPrChange>
          </w:tcPr>
          <w:p w14:paraId="110731F6" w14:textId="77777777" w:rsidR="00194569" w:rsidRPr="00F178C3" w:rsidRDefault="00194569" w:rsidP="00194569">
            <w:pPr>
              <w:rPr>
                <w:ins w:id="1609" w:author="Bush, Brian" w:date="2020-09-13T18:57:00Z"/>
                <w:sz w:val="18"/>
                <w:szCs w:val="18"/>
                <w:rPrChange w:id="1610" w:author="Bush, Brian" w:date="2020-09-13T19:10:00Z">
                  <w:rPr>
                    <w:ins w:id="1611" w:author="Bush, Brian" w:date="2020-09-13T18:57:00Z"/>
                  </w:rPr>
                </w:rPrChange>
              </w:rPr>
            </w:pPr>
            <w:ins w:id="1612" w:author="Bush, Brian" w:date="2020-09-13T18:57:00Z">
              <w:r w:rsidRPr="00F178C3">
                <w:rPr>
                  <w:sz w:val="18"/>
                  <w:szCs w:val="18"/>
                  <w:rPrChange w:id="1613" w:author="Bush, Brian" w:date="2020-09-13T19:10:00Z">
                    <w:rPr/>
                  </w:rPrChange>
                </w:rPr>
                <w:t>demoing failure default recovery time</w:t>
              </w:r>
            </w:ins>
          </w:p>
        </w:tc>
      </w:tr>
      <w:tr w:rsidR="00194569" w:rsidRPr="00F178C3" w14:paraId="51DC3CA2" w14:textId="77777777" w:rsidTr="00194569">
        <w:trPr>
          <w:ins w:id="1614" w:author="Bush, Brian" w:date="2020-09-13T18:57:00Z"/>
        </w:trPr>
        <w:tc>
          <w:tcPr>
            <w:tcW w:w="0" w:type="auto"/>
            <w:vMerge/>
            <w:tcPrChange w:id="1615" w:author="Bush, Brian" w:date="2020-09-13T19:03:00Z">
              <w:tcPr>
                <w:tcW w:w="4675" w:type="dxa"/>
                <w:vMerge/>
              </w:tcPr>
            </w:tcPrChange>
          </w:tcPr>
          <w:p w14:paraId="17B0F2FE" w14:textId="76E2CA1E" w:rsidR="00194569" w:rsidRPr="00F178C3" w:rsidRDefault="00194569" w:rsidP="00194569">
            <w:pPr>
              <w:rPr>
                <w:ins w:id="1616" w:author="Bush, Brian" w:date="2020-09-13T18:57:00Z"/>
                <w:sz w:val="18"/>
                <w:szCs w:val="18"/>
                <w:rPrChange w:id="1617" w:author="Bush, Brian" w:date="2020-09-13T19:10:00Z">
                  <w:rPr>
                    <w:ins w:id="1618" w:author="Bush, Brian" w:date="2020-09-13T18:57:00Z"/>
                  </w:rPr>
                </w:rPrChange>
              </w:rPr>
            </w:pPr>
          </w:p>
        </w:tc>
        <w:tc>
          <w:tcPr>
            <w:tcW w:w="0" w:type="auto"/>
            <w:tcPrChange w:id="1619" w:author="Bush, Brian" w:date="2020-09-13T19:03:00Z">
              <w:tcPr>
                <w:tcW w:w="4675" w:type="dxa"/>
              </w:tcPr>
            </w:tcPrChange>
          </w:tcPr>
          <w:p w14:paraId="7A66B936" w14:textId="77777777" w:rsidR="00194569" w:rsidRPr="00F178C3" w:rsidRDefault="00194569" w:rsidP="00194569">
            <w:pPr>
              <w:rPr>
                <w:ins w:id="1620" w:author="Bush, Brian" w:date="2020-09-13T18:57:00Z"/>
                <w:sz w:val="18"/>
                <w:szCs w:val="18"/>
                <w:rPrChange w:id="1621" w:author="Bush, Brian" w:date="2020-09-13T19:10:00Z">
                  <w:rPr>
                    <w:ins w:id="1622" w:author="Bush, Brian" w:date="2020-09-13T18:57:00Z"/>
                  </w:rPr>
                </w:rPrChange>
              </w:rPr>
            </w:pPr>
            <w:ins w:id="1623" w:author="Bush, Brian" w:date="2020-09-13T18:57:00Z">
              <w:r w:rsidRPr="00F178C3">
                <w:rPr>
                  <w:sz w:val="18"/>
                  <w:szCs w:val="18"/>
                  <w:rPrChange w:id="1624" w:author="Bush, Brian" w:date="2020-09-13T19:10:00Z">
                    <w:rPr/>
                  </w:rPrChange>
                </w:rPr>
                <w:t>demoing failure distribution max</w:t>
              </w:r>
            </w:ins>
          </w:p>
        </w:tc>
      </w:tr>
      <w:tr w:rsidR="00194569" w:rsidRPr="00F178C3" w14:paraId="5A7789CB" w14:textId="77777777" w:rsidTr="00194569">
        <w:trPr>
          <w:ins w:id="1625" w:author="Bush, Brian" w:date="2020-09-13T18:57:00Z"/>
        </w:trPr>
        <w:tc>
          <w:tcPr>
            <w:tcW w:w="0" w:type="auto"/>
            <w:vMerge/>
            <w:tcPrChange w:id="1626" w:author="Bush, Brian" w:date="2020-09-13T19:03:00Z">
              <w:tcPr>
                <w:tcW w:w="4675" w:type="dxa"/>
                <w:vMerge/>
              </w:tcPr>
            </w:tcPrChange>
          </w:tcPr>
          <w:p w14:paraId="090F01F9" w14:textId="4BAF4128" w:rsidR="00194569" w:rsidRPr="00F178C3" w:rsidRDefault="00194569" w:rsidP="00194569">
            <w:pPr>
              <w:rPr>
                <w:ins w:id="1627" w:author="Bush, Brian" w:date="2020-09-13T18:57:00Z"/>
                <w:sz w:val="18"/>
                <w:szCs w:val="18"/>
                <w:rPrChange w:id="1628" w:author="Bush, Brian" w:date="2020-09-13T19:10:00Z">
                  <w:rPr>
                    <w:ins w:id="1629" w:author="Bush, Brian" w:date="2020-09-13T18:57:00Z"/>
                  </w:rPr>
                </w:rPrChange>
              </w:rPr>
            </w:pPr>
          </w:p>
        </w:tc>
        <w:tc>
          <w:tcPr>
            <w:tcW w:w="0" w:type="auto"/>
            <w:tcPrChange w:id="1630" w:author="Bush, Brian" w:date="2020-09-13T19:03:00Z">
              <w:tcPr>
                <w:tcW w:w="4675" w:type="dxa"/>
              </w:tcPr>
            </w:tcPrChange>
          </w:tcPr>
          <w:p w14:paraId="1FCB6F3F" w14:textId="77777777" w:rsidR="00194569" w:rsidRPr="00F178C3" w:rsidRDefault="00194569" w:rsidP="00194569">
            <w:pPr>
              <w:rPr>
                <w:ins w:id="1631" w:author="Bush, Brian" w:date="2020-09-13T18:57:00Z"/>
                <w:sz w:val="18"/>
                <w:szCs w:val="18"/>
                <w:rPrChange w:id="1632" w:author="Bush, Brian" w:date="2020-09-13T19:10:00Z">
                  <w:rPr>
                    <w:ins w:id="1633" w:author="Bush, Brian" w:date="2020-09-13T18:57:00Z"/>
                  </w:rPr>
                </w:rPrChange>
              </w:rPr>
            </w:pPr>
            <w:ins w:id="1634" w:author="Bush, Brian" w:date="2020-09-13T18:57:00Z">
              <w:r w:rsidRPr="00F178C3">
                <w:rPr>
                  <w:sz w:val="18"/>
                  <w:szCs w:val="18"/>
                  <w:rPrChange w:id="1635" w:author="Bush, Brian" w:date="2020-09-13T19:10:00Z">
                    <w:rPr/>
                  </w:rPrChange>
                </w:rPr>
                <w:t>demoing management overhead</w:t>
              </w:r>
            </w:ins>
          </w:p>
        </w:tc>
      </w:tr>
      <w:tr w:rsidR="00194569" w:rsidRPr="00F178C3" w14:paraId="58BF4A4C" w14:textId="77777777" w:rsidTr="00194569">
        <w:trPr>
          <w:ins w:id="1636" w:author="Bush, Brian" w:date="2020-09-13T18:57:00Z"/>
        </w:trPr>
        <w:tc>
          <w:tcPr>
            <w:tcW w:w="0" w:type="auto"/>
            <w:vMerge w:val="restart"/>
            <w:tcPrChange w:id="1637" w:author="Bush, Brian" w:date="2020-09-13T19:03:00Z">
              <w:tcPr>
                <w:tcW w:w="4675" w:type="dxa"/>
                <w:vMerge w:val="restart"/>
              </w:tcPr>
            </w:tcPrChange>
          </w:tcPr>
          <w:p w14:paraId="36EE1CA5" w14:textId="39A0B4DD" w:rsidR="00194569" w:rsidRPr="00F178C3" w:rsidRDefault="00194569" w:rsidP="007079E0">
            <w:pPr>
              <w:rPr>
                <w:ins w:id="1638" w:author="Bush, Brian" w:date="2020-09-13T18:57:00Z"/>
                <w:sz w:val="18"/>
                <w:szCs w:val="18"/>
                <w:rPrChange w:id="1639" w:author="Bush, Brian" w:date="2020-09-13T19:10:00Z">
                  <w:rPr>
                    <w:ins w:id="1640" w:author="Bush, Brian" w:date="2020-09-13T18:57:00Z"/>
                  </w:rPr>
                </w:rPrChange>
              </w:rPr>
            </w:pPr>
            <w:ins w:id="1641" w:author="Bush, Brian" w:date="2020-09-13T18:57:00Z">
              <w:r w:rsidRPr="00F178C3">
                <w:rPr>
                  <w:sz w:val="18"/>
                  <w:szCs w:val="18"/>
                  <w:rPrChange w:id="1642" w:author="Bush, Brian" w:date="2020-09-13T19:10:00Z">
                    <w:rPr/>
                  </w:rPrChange>
                </w:rPr>
                <w:t>Demoing</w:t>
              </w:r>
            </w:ins>
          </w:p>
        </w:tc>
        <w:tc>
          <w:tcPr>
            <w:tcW w:w="0" w:type="auto"/>
            <w:tcPrChange w:id="1643" w:author="Bush, Brian" w:date="2020-09-13T19:03:00Z">
              <w:tcPr>
                <w:tcW w:w="4675" w:type="dxa"/>
              </w:tcPr>
            </w:tcPrChange>
          </w:tcPr>
          <w:p w14:paraId="67CDAEFF" w14:textId="77777777" w:rsidR="00194569" w:rsidRPr="00F178C3" w:rsidRDefault="00194569" w:rsidP="00194569">
            <w:pPr>
              <w:rPr>
                <w:ins w:id="1644" w:author="Bush, Brian" w:date="2020-09-13T18:57:00Z"/>
                <w:sz w:val="18"/>
                <w:szCs w:val="18"/>
                <w:rPrChange w:id="1645" w:author="Bush, Brian" w:date="2020-09-13T19:10:00Z">
                  <w:rPr>
                    <w:ins w:id="1646" w:author="Bush, Brian" w:date="2020-09-13T18:57:00Z"/>
                  </w:rPr>
                </w:rPrChange>
              </w:rPr>
            </w:pPr>
            <w:ins w:id="1647" w:author="Bush, Brian" w:date="2020-09-13T18:57:00Z">
              <w:r w:rsidRPr="00F178C3">
                <w:rPr>
                  <w:sz w:val="18"/>
                  <w:szCs w:val="18"/>
                  <w:rPrChange w:id="1648" w:author="Bush, Brian" w:date="2020-09-13T19:10:00Z">
                    <w:rPr/>
                  </w:rPrChange>
                </w:rPr>
                <w:t>researching impact on demoing</w:t>
              </w:r>
            </w:ins>
          </w:p>
        </w:tc>
      </w:tr>
      <w:tr w:rsidR="00194569" w:rsidRPr="00F178C3" w14:paraId="77BAE652" w14:textId="77777777" w:rsidTr="00194569">
        <w:trPr>
          <w:ins w:id="1649" w:author="Bush, Brian" w:date="2020-09-13T18:57:00Z"/>
        </w:trPr>
        <w:tc>
          <w:tcPr>
            <w:tcW w:w="0" w:type="auto"/>
            <w:vMerge/>
            <w:tcPrChange w:id="1650" w:author="Bush, Brian" w:date="2020-09-13T19:03:00Z">
              <w:tcPr>
                <w:tcW w:w="4675" w:type="dxa"/>
                <w:vMerge/>
              </w:tcPr>
            </w:tcPrChange>
          </w:tcPr>
          <w:p w14:paraId="3D922166" w14:textId="12A3CAE0" w:rsidR="00194569" w:rsidRPr="00F178C3" w:rsidRDefault="00194569" w:rsidP="00194569">
            <w:pPr>
              <w:rPr>
                <w:ins w:id="1651" w:author="Bush, Brian" w:date="2020-09-13T18:57:00Z"/>
                <w:sz w:val="18"/>
                <w:szCs w:val="18"/>
                <w:rPrChange w:id="1652" w:author="Bush, Brian" w:date="2020-09-13T19:10:00Z">
                  <w:rPr>
                    <w:ins w:id="1653" w:author="Bush, Brian" w:date="2020-09-13T18:57:00Z"/>
                  </w:rPr>
                </w:rPrChange>
              </w:rPr>
            </w:pPr>
          </w:p>
        </w:tc>
        <w:tc>
          <w:tcPr>
            <w:tcW w:w="0" w:type="auto"/>
            <w:tcPrChange w:id="1654" w:author="Bush, Brian" w:date="2020-09-13T19:03:00Z">
              <w:tcPr>
                <w:tcW w:w="4675" w:type="dxa"/>
              </w:tcPr>
            </w:tcPrChange>
          </w:tcPr>
          <w:p w14:paraId="2A180D17" w14:textId="77777777" w:rsidR="00194569" w:rsidRPr="00F178C3" w:rsidRDefault="00194569" w:rsidP="00194569">
            <w:pPr>
              <w:rPr>
                <w:ins w:id="1655" w:author="Bush, Brian" w:date="2020-09-13T18:57:00Z"/>
                <w:sz w:val="18"/>
                <w:szCs w:val="18"/>
                <w:rPrChange w:id="1656" w:author="Bush, Brian" w:date="2020-09-13T19:10:00Z">
                  <w:rPr>
                    <w:ins w:id="1657" w:author="Bush, Brian" w:date="2020-09-13T18:57:00Z"/>
                  </w:rPr>
                </w:rPrChange>
              </w:rPr>
            </w:pPr>
            <w:ins w:id="1658" w:author="Bush, Brian" w:date="2020-09-13T18:57:00Z">
              <w:r w:rsidRPr="00F178C3">
                <w:rPr>
                  <w:sz w:val="18"/>
                  <w:szCs w:val="18"/>
                  <w:rPrChange w:id="1659" w:author="Bush, Brian" w:date="2020-09-13T19:10:00Z">
                    <w:rPr/>
                  </w:rPrChange>
                </w:rPr>
                <w:t>startup demoing period</w:t>
              </w:r>
            </w:ins>
          </w:p>
        </w:tc>
      </w:tr>
      <w:tr w:rsidR="00194569" w:rsidRPr="00F178C3" w14:paraId="1A4E11C8" w14:textId="77777777" w:rsidTr="00194569">
        <w:trPr>
          <w:ins w:id="1660" w:author="Bush, Brian" w:date="2020-09-13T18:57:00Z"/>
        </w:trPr>
        <w:tc>
          <w:tcPr>
            <w:tcW w:w="0" w:type="auto"/>
            <w:vMerge/>
            <w:tcPrChange w:id="1661" w:author="Bush, Brian" w:date="2020-09-13T19:03:00Z">
              <w:tcPr>
                <w:tcW w:w="4675" w:type="dxa"/>
                <w:vMerge/>
              </w:tcPr>
            </w:tcPrChange>
          </w:tcPr>
          <w:p w14:paraId="5822D61E" w14:textId="14D1DC57" w:rsidR="00194569" w:rsidRPr="00F178C3" w:rsidRDefault="00194569" w:rsidP="00194569">
            <w:pPr>
              <w:rPr>
                <w:ins w:id="1662" w:author="Bush, Brian" w:date="2020-09-13T18:57:00Z"/>
                <w:sz w:val="18"/>
                <w:szCs w:val="18"/>
                <w:rPrChange w:id="1663" w:author="Bush, Brian" w:date="2020-09-13T19:10:00Z">
                  <w:rPr>
                    <w:ins w:id="1664" w:author="Bush, Brian" w:date="2020-09-13T18:57:00Z"/>
                  </w:rPr>
                </w:rPrChange>
              </w:rPr>
            </w:pPr>
          </w:p>
        </w:tc>
        <w:tc>
          <w:tcPr>
            <w:tcW w:w="0" w:type="auto"/>
            <w:tcPrChange w:id="1665" w:author="Bush, Brian" w:date="2020-09-13T19:03:00Z">
              <w:tcPr>
                <w:tcW w:w="4675" w:type="dxa"/>
              </w:tcPr>
            </w:tcPrChange>
          </w:tcPr>
          <w:p w14:paraId="4B7D2054" w14:textId="77777777" w:rsidR="00194569" w:rsidRPr="00F178C3" w:rsidRDefault="00194569" w:rsidP="00194569">
            <w:pPr>
              <w:rPr>
                <w:ins w:id="1666" w:author="Bush, Brian" w:date="2020-09-13T18:57:00Z"/>
                <w:sz w:val="18"/>
                <w:szCs w:val="18"/>
                <w:rPrChange w:id="1667" w:author="Bush, Brian" w:date="2020-09-13T19:10:00Z">
                  <w:rPr>
                    <w:ins w:id="1668" w:author="Bush, Brian" w:date="2020-09-13T18:57:00Z"/>
                  </w:rPr>
                </w:rPrChange>
              </w:rPr>
            </w:pPr>
            <w:ins w:id="1669" w:author="Bush, Brian" w:date="2020-09-13T18:57:00Z">
              <w:r w:rsidRPr="00F178C3">
                <w:rPr>
                  <w:sz w:val="18"/>
                  <w:szCs w:val="18"/>
                  <w:rPrChange w:id="1670" w:author="Bush, Brian" w:date="2020-09-13T19:10:00Z">
                    <w:rPr/>
                  </w:rPrChange>
                </w:rPr>
                <w:t>startup demoing rate</w:t>
              </w:r>
            </w:ins>
          </w:p>
        </w:tc>
      </w:tr>
      <w:tr w:rsidR="00194569" w:rsidRPr="00F178C3" w14:paraId="5425993B" w14:textId="77777777" w:rsidTr="00194569">
        <w:trPr>
          <w:ins w:id="1671" w:author="Bush, Brian" w:date="2020-09-13T18:57:00Z"/>
        </w:trPr>
        <w:tc>
          <w:tcPr>
            <w:tcW w:w="0" w:type="auto"/>
            <w:vMerge/>
            <w:tcPrChange w:id="1672" w:author="Bush, Brian" w:date="2020-09-13T19:03:00Z">
              <w:tcPr>
                <w:tcW w:w="4675" w:type="dxa"/>
                <w:vMerge/>
              </w:tcPr>
            </w:tcPrChange>
          </w:tcPr>
          <w:p w14:paraId="400CE246" w14:textId="3EE33A9B" w:rsidR="00194569" w:rsidRPr="00F178C3" w:rsidRDefault="00194569" w:rsidP="00194569">
            <w:pPr>
              <w:rPr>
                <w:ins w:id="1673" w:author="Bush, Brian" w:date="2020-09-13T18:57:00Z"/>
                <w:sz w:val="18"/>
                <w:szCs w:val="18"/>
                <w:rPrChange w:id="1674" w:author="Bush, Brian" w:date="2020-09-13T19:10:00Z">
                  <w:rPr>
                    <w:ins w:id="1675" w:author="Bush, Brian" w:date="2020-09-13T18:57:00Z"/>
                  </w:rPr>
                </w:rPrChange>
              </w:rPr>
            </w:pPr>
          </w:p>
        </w:tc>
        <w:tc>
          <w:tcPr>
            <w:tcW w:w="0" w:type="auto"/>
            <w:tcPrChange w:id="1676" w:author="Bush, Brian" w:date="2020-09-13T19:03:00Z">
              <w:tcPr>
                <w:tcW w:w="4675" w:type="dxa"/>
              </w:tcPr>
            </w:tcPrChange>
          </w:tcPr>
          <w:p w14:paraId="49516F3F" w14:textId="77777777" w:rsidR="00194569" w:rsidRPr="00F178C3" w:rsidRDefault="00194569" w:rsidP="00194569">
            <w:pPr>
              <w:rPr>
                <w:ins w:id="1677" w:author="Bush, Brian" w:date="2020-09-13T18:57:00Z"/>
                <w:sz w:val="18"/>
                <w:szCs w:val="18"/>
                <w:rPrChange w:id="1678" w:author="Bush, Brian" w:date="2020-09-13T19:10:00Z">
                  <w:rPr>
                    <w:ins w:id="1679" w:author="Bush, Brian" w:date="2020-09-13T18:57:00Z"/>
                  </w:rPr>
                </w:rPrChange>
              </w:rPr>
            </w:pPr>
            <w:ins w:id="1680" w:author="Bush, Brian" w:date="2020-09-13T18:57:00Z">
              <w:r w:rsidRPr="00F178C3">
                <w:rPr>
                  <w:sz w:val="18"/>
                  <w:szCs w:val="18"/>
                  <w:rPrChange w:id="1681" w:author="Bush, Brian" w:date="2020-09-13T19:10:00Z">
                    <w:rPr/>
                  </w:rPrChange>
                </w:rPr>
                <w:t>target demo hours</w:t>
              </w:r>
            </w:ins>
          </w:p>
        </w:tc>
      </w:tr>
      <w:tr w:rsidR="00194569" w:rsidRPr="00F178C3" w14:paraId="508DD411" w14:textId="77777777" w:rsidTr="00194569">
        <w:trPr>
          <w:ins w:id="1682" w:author="Bush, Brian" w:date="2020-09-13T18:57:00Z"/>
        </w:trPr>
        <w:tc>
          <w:tcPr>
            <w:tcW w:w="0" w:type="auto"/>
            <w:vMerge w:val="restart"/>
            <w:tcPrChange w:id="1683" w:author="Bush, Brian" w:date="2020-09-13T19:03:00Z">
              <w:tcPr>
                <w:tcW w:w="4675" w:type="dxa"/>
                <w:vMerge w:val="restart"/>
              </w:tcPr>
            </w:tcPrChange>
          </w:tcPr>
          <w:p w14:paraId="41744200" w14:textId="0785E0C6" w:rsidR="00194569" w:rsidRPr="00F178C3" w:rsidRDefault="00194569" w:rsidP="007079E0">
            <w:pPr>
              <w:rPr>
                <w:ins w:id="1684" w:author="Bush, Brian" w:date="2020-09-13T18:57:00Z"/>
                <w:sz w:val="18"/>
                <w:szCs w:val="18"/>
                <w:rPrChange w:id="1685" w:author="Bush, Brian" w:date="2020-09-13T19:10:00Z">
                  <w:rPr>
                    <w:ins w:id="1686" w:author="Bush, Brian" w:date="2020-09-13T18:57:00Z"/>
                  </w:rPr>
                </w:rPrChange>
              </w:rPr>
            </w:pPr>
            <w:ins w:id="1687" w:author="Bush, Brian" w:date="2020-09-13T18:57:00Z">
              <w:r w:rsidRPr="00F178C3">
                <w:rPr>
                  <w:sz w:val="18"/>
                  <w:szCs w:val="18"/>
                  <w:rPrChange w:id="1688" w:author="Bush, Brian" w:date="2020-09-13T19:10:00Z">
                    <w:rPr/>
                  </w:rPrChange>
                </w:rPr>
                <w:lastRenderedPageBreak/>
                <w:t>Feedstock Price</w:t>
              </w:r>
            </w:ins>
          </w:p>
        </w:tc>
        <w:tc>
          <w:tcPr>
            <w:tcW w:w="0" w:type="auto"/>
            <w:tcPrChange w:id="1689" w:author="Bush, Brian" w:date="2020-09-13T19:03:00Z">
              <w:tcPr>
                <w:tcW w:w="4675" w:type="dxa"/>
              </w:tcPr>
            </w:tcPrChange>
          </w:tcPr>
          <w:p w14:paraId="2414E47A" w14:textId="77777777" w:rsidR="00194569" w:rsidRPr="00F178C3" w:rsidRDefault="00194569" w:rsidP="00194569">
            <w:pPr>
              <w:rPr>
                <w:ins w:id="1690" w:author="Bush, Brian" w:date="2020-09-13T18:57:00Z"/>
                <w:sz w:val="18"/>
                <w:szCs w:val="18"/>
                <w:rPrChange w:id="1691" w:author="Bush, Brian" w:date="2020-09-13T19:10:00Z">
                  <w:rPr>
                    <w:ins w:id="1692" w:author="Bush, Brian" w:date="2020-09-13T18:57:00Z"/>
                  </w:rPr>
                </w:rPrChange>
              </w:rPr>
            </w:pPr>
            <w:ins w:id="1693" w:author="Bush, Brian" w:date="2020-09-13T18:57:00Z">
              <w:r w:rsidRPr="00F178C3">
                <w:rPr>
                  <w:sz w:val="18"/>
                  <w:szCs w:val="18"/>
                  <w:rPrChange w:id="1694" w:author="Bush, Brian" w:date="2020-09-13T19:10:00Z">
                    <w:rPr/>
                  </w:rPrChange>
                </w:rPr>
                <w:t>custom feedstock long term price change</w:t>
              </w:r>
            </w:ins>
          </w:p>
        </w:tc>
      </w:tr>
      <w:tr w:rsidR="00194569" w:rsidRPr="00F178C3" w14:paraId="446B864B" w14:textId="77777777" w:rsidTr="00194569">
        <w:trPr>
          <w:ins w:id="1695" w:author="Bush, Brian" w:date="2020-09-13T18:57:00Z"/>
        </w:trPr>
        <w:tc>
          <w:tcPr>
            <w:tcW w:w="0" w:type="auto"/>
            <w:vMerge/>
            <w:tcPrChange w:id="1696" w:author="Bush, Brian" w:date="2020-09-13T19:03:00Z">
              <w:tcPr>
                <w:tcW w:w="4675" w:type="dxa"/>
                <w:vMerge/>
              </w:tcPr>
            </w:tcPrChange>
          </w:tcPr>
          <w:p w14:paraId="6C0D6F68" w14:textId="70BD6943" w:rsidR="00194569" w:rsidRPr="00F178C3" w:rsidRDefault="00194569" w:rsidP="00194569">
            <w:pPr>
              <w:rPr>
                <w:ins w:id="1697" w:author="Bush, Brian" w:date="2020-09-13T18:57:00Z"/>
                <w:sz w:val="18"/>
                <w:szCs w:val="18"/>
                <w:rPrChange w:id="1698" w:author="Bush, Brian" w:date="2020-09-13T19:10:00Z">
                  <w:rPr>
                    <w:ins w:id="1699" w:author="Bush, Brian" w:date="2020-09-13T18:57:00Z"/>
                  </w:rPr>
                </w:rPrChange>
              </w:rPr>
            </w:pPr>
          </w:p>
        </w:tc>
        <w:tc>
          <w:tcPr>
            <w:tcW w:w="0" w:type="auto"/>
            <w:tcPrChange w:id="1700" w:author="Bush, Brian" w:date="2020-09-13T19:03:00Z">
              <w:tcPr>
                <w:tcW w:w="4675" w:type="dxa"/>
              </w:tcPr>
            </w:tcPrChange>
          </w:tcPr>
          <w:p w14:paraId="5A77E3D0" w14:textId="77777777" w:rsidR="00194569" w:rsidRPr="00F178C3" w:rsidRDefault="00194569" w:rsidP="00194569">
            <w:pPr>
              <w:rPr>
                <w:ins w:id="1701" w:author="Bush, Brian" w:date="2020-09-13T18:57:00Z"/>
                <w:sz w:val="18"/>
                <w:szCs w:val="18"/>
                <w:rPrChange w:id="1702" w:author="Bush, Brian" w:date="2020-09-13T19:10:00Z">
                  <w:rPr>
                    <w:ins w:id="1703" w:author="Bush, Brian" w:date="2020-09-13T18:57:00Z"/>
                  </w:rPr>
                </w:rPrChange>
              </w:rPr>
            </w:pPr>
            <w:ins w:id="1704" w:author="Bush, Brian" w:date="2020-09-13T18:57:00Z">
              <w:r w:rsidRPr="00F178C3">
                <w:rPr>
                  <w:sz w:val="18"/>
                  <w:szCs w:val="18"/>
                  <w:rPrChange w:id="1705" w:author="Bush, Brian" w:date="2020-09-13T19:10:00Z">
                    <w:rPr/>
                  </w:rPrChange>
                </w:rPr>
                <w:t>custom feedstock maximum fluctuation magnitude</w:t>
              </w:r>
            </w:ins>
          </w:p>
        </w:tc>
      </w:tr>
      <w:tr w:rsidR="00194569" w:rsidRPr="00F178C3" w14:paraId="35B57C74" w14:textId="77777777" w:rsidTr="00194569">
        <w:trPr>
          <w:ins w:id="1706" w:author="Bush, Brian" w:date="2020-09-13T18:57:00Z"/>
        </w:trPr>
        <w:tc>
          <w:tcPr>
            <w:tcW w:w="0" w:type="auto"/>
            <w:vMerge/>
            <w:tcPrChange w:id="1707" w:author="Bush, Brian" w:date="2020-09-13T19:03:00Z">
              <w:tcPr>
                <w:tcW w:w="4675" w:type="dxa"/>
                <w:vMerge/>
              </w:tcPr>
            </w:tcPrChange>
          </w:tcPr>
          <w:p w14:paraId="6C0BBC04" w14:textId="64745C69" w:rsidR="00194569" w:rsidRPr="00F178C3" w:rsidRDefault="00194569" w:rsidP="00194569">
            <w:pPr>
              <w:rPr>
                <w:ins w:id="1708" w:author="Bush, Brian" w:date="2020-09-13T18:57:00Z"/>
                <w:sz w:val="18"/>
                <w:szCs w:val="18"/>
                <w:rPrChange w:id="1709" w:author="Bush, Brian" w:date="2020-09-13T19:10:00Z">
                  <w:rPr>
                    <w:ins w:id="1710" w:author="Bush, Brian" w:date="2020-09-13T18:57:00Z"/>
                  </w:rPr>
                </w:rPrChange>
              </w:rPr>
            </w:pPr>
          </w:p>
        </w:tc>
        <w:tc>
          <w:tcPr>
            <w:tcW w:w="0" w:type="auto"/>
            <w:tcPrChange w:id="1711" w:author="Bush, Brian" w:date="2020-09-13T19:03:00Z">
              <w:tcPr>
                <w:tcW w:w="4675" w:type="dxa"/>
              </w:tcPr>
            </w:tcPrChange>
          </w:tcPr>
          <w:p w14:paraId="1938DE51" w14:textId="77777777" w:rsidR="00194569" w:rsidRPr="00F178C3" w:rsidRDefault="00194569" w:rsidP="00194569">
            <w:pPr>
              <w:rPr>
                <w:ins w:id="1712" w:author="Bush, Brian" w:date="2020-09-13T18:57:00Z"/>
                <w:sz w:val="18"/>
                <w:szCs w:val="18"/>
                <w:rPrChange w:id="1713" w:author="Bush, Brian" w:date="2020-09-13T19:10:00Z">
                  <w:rPr>
                    <w:ins w:id="1714" w:author="Bush, Brian" w:date="2020-09-13T18:57:00Z"/>
                  </w:rPr>
                </w:rPrChange>
              </w:rPr>
            </w:pPr>
            <w:ins w:id="1715" w:author="Bush, Brian" w:date="2020-09-13T18:57:00Z">
              <w:r w:rsidRPr="00F178C3">
                <w:rPr>
                  <w:sz w:val="18"/>
                  <w:szCs w:val="18"/>
                  <w:rPrChange w:id="1716" w:author="Bush, Brian" w:date="2020-09-13T19:10:00Z">
                    <w:rPr/>
                  </w:rPrChange>
                </w:rPr>
                <w:t>custom feedstock periodic fluctuation magnitude</w:t>
              </w:r>
            </w:ins>
          </w:p>
        </w:tc>
      </w:tr>
      <w:tr w:rsidR="00194569" w:rsidRPr="00F178C3" w14:paraId="5EE842E5" w14:textId="77777777" w:rsidTr="00194569">
        <w:trPr>
          <w:ins w:id="1717" w:author="Bush, Brian" w:date="2020-09-13T18:57:00Z"/>
        </w:trPr>
        <w:tc>
          <w:tcPr>
            <w:tcW w:w="0" w:type="auto"/>
            <w:vMerge/>
            <w:tcPrChange w:id="1718" w:author="Bush, Brian" w:date="2020-09-13T19:03:00Z">
              <w:tcPr>
                <w:tcW w:w="4675" w:type="dxa"/>
                <w:vMerge/>
              </w:tcPr>
            </w:tcPrChange>
          </w:tcPr>
          <w:p w14:paraId="0E743C5E" w14:textId="5CE93784" w:rsidR="00194569" w:rsidRPr="00F178C3" w:rsidRDefault="00194569" w:rsidP="00194569">
            <w:pPr>
              <w:rPr>
                <w:ins w:id="1719" w:author="Bush, Brian" w:date="2020-09-13T18:57:00Z"/>
                <w:sz w:val="18"/>
                <w:szCs w:val="18"/>
                <w:rPrChange w:id="1720" w:author="Bush, Brian" w:date="2020-09-13T19:10:00Z">
                  <w:rPr>
                    <w:ins w:id="1721" w:author="Bush, Brian" w:date="2020-09-13T18:57:00Z"/>
                  </w:rPr>
                </w:rPrChange>
              </w:rPr>
            </w:pPr>
          </w:p>
        </w:tc>
        <w:tc>
          <w:tcPr>
            <w:tcW w:w="0" w:type="auto"/>
            <w:tcPrChange w:id="1722" w:author="Bush, Brian" w:date="2020-09-13T19:03:00Z">
              <w:tcPr>
                <w:tcW w:w="4675" w:type="dxa"/>
              </w:tcPr>
            </w:tcPrChange>
          </w:tcPr>
          <w:p w14:paraId="1C3CADE7" w14:textId="77777777" w:rsidR="00194569" w:rsidRPr="00F178C3" w:rsidRDefault="00194569" w:rsidP="00194569">
            <w:pPr>
              <w:rPr>
                <w:ins w:id="1723" w:author="Bush, Brian" w:date="2020-09-13T18:57:00Z"/>
                <w:sz w:val="18"/>
                <w:szCs w:val="18"/>
                <w:rPrChange w:id="1724" w:author="Bush, Brian" w:date="2020-09-13T19:10:00Z">
                  <w:rPr>
                    <w:ins w:id="1725" w:author="Bush, Brian" w:date="2020-09-13T18:57:00Z"/>
                  </w:rPr>
                </w:rPrChange>
              </w:rPr>
            </w:pPr>
            <w:ins w:id="1726" w:author="Bush, Brian" w:date="2020-09-13T18:57:00Z">
              <w:r w:rsidRPr="00F178C3">
                <w:rPr>
                  <w:sz w:val="18"/>
                  <w:szCs w:val="18"/>
                  <w:rPrChange w:id="1727" w:author="Bush, Brian" w:date="2020-09-13T19:10:00Z">
                    <w:rPr/>
                  </w:rPrChange>
                </w:rPr>
                <w:t>custom feedstock reversion time</w:t>
              </w:r>
            </w:ins>
          </w:p>
        </w:tc>
      </w:tr>
      <w:tr w:rsidR="00194569" w:rsidRPr="00F178C3" w14:paraId="758E69E0" w14:textId="77777777" w:rsidTr="00194569">
        <w:trPr>
          <w:ins w:id="1728" w:author="Bush, Brian" w:date="2020-09-13T18:57:00Z"/>
        </w:trPr>
        <w:tc>
          <w:tcPr>
            <w:tcW w:w="0" w:type="auto"/>
            <w:vMerge/>
            <w:tcPrChange w:id="1729" w:author="Bush, Brian" w:date="2020-09-13T19:03:00Z">
              <w:tcPr>
                <w:tcW w:w="4675" w:type="dxa"/>
                <w:vMerge/>
              </w:tcPr>
            </w:tcPrChange>
          </w:tcPr>
          <w:p w14:paraId="0F5B2C14" w14:textId="01E3D4E5" w:rsidR="00194569" w:rsidRPr="00F178C3" w:rsidRDefault="00194569" w:rsidP="00194569">
            <w:pPr>
              <w:rPr>
                <w:ins w:id="1730" w:author="Bush, Brian" w:date="2020-09-13T18:57:00Z"/>
                <w:sz w:val="18"/>
                <w:szCs w:val="18"/>
                <w:rPrChange w:id="1731" w:author="Bush, Brian" w:date="2020-09-13T19:10:00Z">
                  <w:rPr>
                    <w:ins w:id="1732" w:author="Bush, Brian" w:date="2020-09-13T18:57:00Z"/>
                  </w:rPr>
                </w:rPrChange>
              </w:rPr>
            </w:pPr>
          </w:p>
        </w:tc>
        <w:tc>
          <w:tcPr>
            <w:tcW w:w="0" w:type="auto"/>
            <w:tcPrChange w:id="1733" w:author="Bush, Brian" w:date="2020-09-13T19:03:00Z">
              <w:tcPr>
                <w:tcW w:w="4675" w:type="dxa"/>
              </w:tcPr>
            </w:tcPrChange>
          </w:tcPr>
          <w:p w14:paraId="37B6A96C" w14:textId="77777777" w:rsidR="00194569" w:rsidRPr="00F178C3" w:rsidRDefault="00194569" w:rsidP="00194569">
            <w:pPr>
              <w:rPr>
                <w:ins w:id="1734" w:author="Bush, Brian" w:date="2020-09-13T18:57:00Z"/>
                <w:sz w:val="18"/>
                <w:szCs w:val="18"/>
                <w:rPrChange w:id="1735" w:author="Bush, Brian" w:date="2020-09-13T19:10:00Z">
                  <w:rPr>
                    <w:ins w:id="1736" w:author="Bush, Brian" w:date="2020-09-13T18:57:00Z"/>
                  </w:rPr>
                </w:rPrChange>
              </w:rPr>
            </w:pPr>
            <w:ins w:id="1737" w:author="Bush, Brian" w:date="2020-09-13T18:57:00Z">
              <w:r w:rsidRPr="00F178C3">
                <w:rPr>
                  <w:sz w:val="18"/>
                  <w:szCs w:val="18"/>
                  <w:rPrChange w:id="1738" w:author="Bush, Brian" w:date="2020-09-13T19:10:00Z">
                    <w:rPr/>
                  </w:rPrChange>
                </w:rPr>
                <w:t>custom feedstock starting price</w:t>
              </w:r>
            </w:ins>
          </w:p>
        </w:tc>
      </w:tr>
      <w:tr w:rsidR="00194569" w:rsidRPr="00F178C3" w14:paraId="4CF16E6F" w14:textId="77777777" w:rsidTr="00194569">
        <w:trPr>
          <w:ins w:id="1739" w:author="Bush, Brian" w:date="2020-09-13T18:57:00Z"/>
        </w:trPr>
        <w:tc>
          <w:tcPr>
            <w:tcW w:w="0" w:type="auto"/>
            <w:vMerge w:val="restart"/>
            <w:tcPrChange w:id="1740" w:author="Bush, Brian" w:date="2020-09-13T19:03:00Z">
              <w:tcPr>
                <w:tcW w:w="4675" w:type="dxa"/>
                <w:vMerge w:val="restart"/>
              </w:tcPr>
            </w:tcPrChange>
          </w:tcPr>
          <w:p w14:paraId="7380A7D0" w14:textId="5E10C7C5" w:rsidR="00194569" w:rsidRPr="00F178C3" w:rsidRDefault="00194569" w:rsidP="007079E0">
            <w:pPr>
              <w:rPr>
                <w:ins w:id="1741" w:author="Bush, Brian" w:date="2020-09-13T18:57:00Z"/>
                <w:sz w:val="18"/>
                <w:szCs w:val="18"/>
                <w:rPrChange w:id="1742" w:author="Bush, Brian" w:date="2020-09-13T19:10:00Z">
                  <w:rPr>
                    <w:ins w:id="1743" w:author="Bush, Brian" w:date="2020-09-13T18:57:00Z"/>
                  </w:rPr>
                </w:rPrChange>
              </w:rPr>
            </w:pPr>
            <w:ins w:id="1744" w:author="Bush, Brian" w:date="2020-09-13T18:57:00Z">
              <w:r w:rsidRPr="00F178C3">
                <w:rPr>
                  <w:sz w:val="18"/>
                  <w:szCs w:val="18"/>
                  <w:rPrChange w:id="1745" w:author="Bush, Brian" w:date="2020-09-13T19:10:00Z">
                    <w:rPr/>
                  </w:rPrChange>
                </w:rPr>
                <w:t>Government Incentives</w:t>
              </w:r>
            </w:ins>
          </w:p>
        </w:tc>
        <w:tc>
          <w:tcPr>
            <w:tcW w:w="0" w:type="auto"/>
            <w:tcPrChange w:id="1746" w:author="Bush, Brian" w:date="2020-09-13T19:03:00Z">
              <w:tcPr>
                <w:tcW w:w="4675" w:type="dxa"/>
              </w:tcPr>
            </w:tcPrChange>
          </w:tcPr>
          <w:p w14:paraId="29B2D711" w14:textId="77777777" w:rsidR="00194569" w:rsidRPr="00F178C3" w:rsidRDefault="00194569" w:rsidP="00194569">
            <w:pPr>
              <w:rPr>
                <w:ins w:id="1747" w:author="Bush, Brian" w:date="2020-09-13T18:57:00Z"/>
                <w:sz w:val="18"/>
                <w:szCs w:val="18"/>
                <w:rPrChange w:id="1748" w:author="Bush, Brian" w:date="2020-09-13T19:10:00Z">
                  <w:rPr>
                    <w:ins w:id="1749" w:author="Bush, Brian" w:date="2020-09-13T18:57:00Z"/>
                  </w:rPr>
                </w:rPrChange>
              </w:rPr>
            </w:pPr>
            <w:ins w:id="1750" w:author="Bush, Brian" w:date="2020-09-13T18:57:00Z">
              <w:r w:rsidRPr="00F178C3">
                <w:rPr>
                  <w:sz w:val="18"/>
                  <w:szCs w:val="18"/>
                  <w:rPrChange w:id="1751" w:author="Bush, Brian" w:date="2020-09-13T19:10:00Z">
                    <w:rPr/>
                  </w:rPrChange>
                </w:rPr>
                <w:t>government capital cost share</w:t>
              </w:r>
            </w:ins>
          </w:p>
        </w:tc>
      </w:tr>
      <w:tr w:rsidR="00194569" w:rsidRPr="00F178C3" w14:paraId="580E2E64" w14:textId="77777777" w:rsidTr="00194569">
        <w:trPr>
          <w:ins w:id="1752" w:author="Bush, Brian" w:date="2020-09-13T18:57:00Z"/>
        </w:trPr>
        <w:tc>
          <w:tcPr>
            <w:tcW w:w="0" w:type="auto"/>
            <w:vMerge/>
            <w:tcPrChange w:id="1753" w:author="Bush, Brian" w:date="2020-09-13T19:03:00Z">
              <w:tcPr>
                <w:tcW w:w="4675" w:type="dxa"/>
                <w:vMerge/>
              </w:tcPr>
            </w:tcPrChange>
          </w:tcPr>
          <w:p w14:paraId="65266832" w14:textId="3D7B6963" w:rsidR="00194569" w:rsidRPr="00F178C3" w:rsidRDefault="00194569" w:rsidP="00194569">
            <w:pPr>
              <w:rPr>
                <w:ins w:id="1754" w:author="Bush, Brian" w:date="2020-09-13T18:57:00Z"/>
                <w:sz w:val="18"/>
                <w:szCs w:val="18"/>
                <w:rPrChange w:id="1755" w:author="Bush, Brian" w:date="2020-09-13T19:10:00Z">
                  <w:rPr>
                    <w:ins w:id="1756" w:author="Bush, Brian" w:date="2020-09-13T18:57:00Z"/>
                  </w:rPr>
                </w:rPrChange>
              </w:rPr>
            </w:pPr>
          </w:p>
        </w:tc>
        <w:tc>
          <w:tcPr>
            <w:tcW w:w="0" w:type="auto"/>
            <w:tcPrChange w:id="1757" w:author="Bush, Brian" w:date="2020-09-13T19:03:00Z">
              <w:tcPr>
                <w:tcW w:w="4675" w:type="dxa"/>
              </w:tcPr>
            </w:tcPrChange>
          </w:tcPr>
          <w:p w14:paraId="0D783822" w14:textId="77777777" w:rsidR="00194569" w:rsidRPr="00F178C3" w:rsidRDefault="00194569" w:rsidP="00194569">
            <w:pPr>
              <w:rPr>
                <w:ins w:id="1758" w:author="Bush, Brian" w:date="2020-09-13T18:57:00Z"/>
                <w:sz w:val="18"/>
                <w:szCs w:val="18"/>
                <w:rPrChange w:id="1759" w:author="Bush, Brian" w:date="2020-09-13T19:10:00Z">
                  <w:rPr>
                    <w:ins w:id="1760" w:author="Bush, Brian" w:date="2020-09-13T18:57:00Z"/>
                  </w:rPr>
                </w:rPrChange>
              </w:rPr>
            </w:pPr>
            <w:ins w:id="1761" w:author="Bush, Brian" w:date="2020-09-13T18:57:00Z">
              <w:r w:rsidRPr="00F178C3">
                <w:rPr>
                  <w:sz w:val="18"/>
                  <w:szCs w:val="18"/>
                  <w:rPrChange w:id="1762" w:author="Bush, Brian" w:date="2020-09-13T19:10:00Z">
                    <w:rPr/>
                  </w:rPrChange>
                </w:rPr>
                <w:t>government operating cost share</w:t>
              </w:r>
            </w:ins>
          </w:p>
        </w:tc>
      </w:tr>
      <w:tr w:rsidR="00194569" w:rsidRPr="00F178C3" w14:paraId="6335BB54" w14:textId="77777777" w:rsidTr="00194569">
        <w:trPr>
          <w:ins w:id="1763" w:author="Bush, Brian" w:date="2020-09-13T18:57:00Z"/>
        </w:trPr>
        <w:tc>
          <w:tcPr>
            <w:tcW w:w="0" w:type="auto"/>
            <w:vMerge/>
            <w:tcPrChange w:id="1764" w:author="Bush, Brian" w:date="2020-09-13T19:03:00Z">
              <w:tcPr>
                <w:tcW w:w="4675" w:type="dxa"/>
                <w:vMerge/>
              </w:tcPr>
            </w:tcPrChange>
          </w:tcPr>
          <w:p w14:paraId="33169B74" w14:textId="5338C34A" w:rsidR="00194569" w:rsidRPr="00F178C3" w:rsidRDefault="00194569" w:rsidP="00194569">
            <w:pPr>
              <w:rPr>
                <w:ins w:id="1765" w:author="Bush, Brian" w:date="2020-09-13T18:57:00Z"/>
                <w:sz w:val="18"/>
                <w:szCs w:val="18"/>
                <w:rPrChange w:id="1766" w:author="Bush, Brian" w:date="2020-09-13T19:10:00Z">
                  <w:rPr>
                    <w:ins w:id="1767" w:author="Bush, Brian" w:date="2020-09-13T18:57:00Z"/>
                  </w:rPr>
                </w:rPrChange>
              </w:rPr>
            </w:pPr>
          </w:p>
        </w:tc>
        <w:tc>
          <w:tcPr>
            <w:tcW w:w="0" w:type="auto"/>
            <w:tcPrChange w:id="1768" w:author="Bush, Brian" w:date="2020-09-13T19:03:00Z">
              <w:tcPr>
                <w:tcW w:w="4675" w:type="dxa"/>
              </w:tcPr>
            </w:tcPrChange>
          </w:tcPr>
          <w:p w14:paraId="055684EA" w14:textId="77777777" w:rsidR="00194569" w:rsidRPr="00F178C3" w:rsidRDefault="00194569" w:rsidP="00194569">
            <w:pPr>
              <w:rPr>
                <w:ins w:id="1769" w:author="Bush, Brian" w:date="2020-09-13T18:57:00Z"/>
                <w:sz w:val="18"/>
                <w:szCs w:val="18"/>
                <w:rPrChange w:id="1770" w:author="Bush, Brian" w:date="2020-09-13T19:10:00Z">
                  <w:rPr>
                    <w:ins w:id="1771" w:author="Bush, Brian" w:date="2020-09-13T18:57:00Z"/>
                  </w:rPr>
                </w:rPrChange>
              </w:rPr>
            </w:pPr>
            <w:ins w:id="1772" w:author="Bush, Brian" w:date="2020-09-13T18:57:00Z">
              <w:r w:rsidRPr="00F178C3">
                <w:rPr>
                  <w:sz w:val="18"/>
                  <w:szCs w:val="18"/>
                  <w:rPrChange w:id="1773" w:author="Bush, Brian" w:date="2020-09-13T19:10:00Z">
                    <w:rPr/>
                  </w:rPrChange>
                </w:rPr>
                <w:t>government operating grant period</w:t>
              </w:r>
            </w:ins>
          </w:p>
        </w:tc>
      </w:tr>
      <w:tr w:rsidR="00194569" w:rsidRPr="00F178C3" w14:paraId="19E29DBB" w14:textId="77777777" w:rsidTr="00194569">
        <w:trPr>
          <w:ins w:id="1774" w:author="Bush, Brian" w:date="2020-09-13T18:57:00Z"/>
        </w:trPr>
        <w:tc>
          <w:tcPr>
            <w:tcW w:w="0" w:type="auto"/>
            <w:vMerge/>
            <w:tcPrChange w:id="1775" w:author="Bush, Brian" w:date="2020-09-13T19:03:00Z">
              <w:tcPr>
                <w:tcW w:w="4675" w:type="dxa"/>
                <w:vMerge/>
              </w:tcPr>
            </w:tcPrChange>
          </w:tcPr>
          <w:p w14:paraId="1F6079CF" w14:textId="2DE68CFF" w:rsidR="00194569" w:rsidRPr="00F178C3" w:rsidRDefault="00194569" w:rsidP="00194569">
            <w:pPr>
              <w:rPr>
                <w:ins w:id="1776" w:author="Bush, Brian" w:date="2020-09-13T18:57:00Z"/>
                <w:sz w:val="18"/>
                <w:szCs w:val="18"/>
                <w:rPrChange w:id="1777" w:author="Bush, Brian" w:date="2020-09-13T19:10:00Z">
                  <w:rPr>
                    <w:ins w:id="1778" w:author="Bush, Brian" w:date="2020-09-13T18:57:00Z"/>
                  </w:rPr>
                </w:rPrChange>
              </w:rPr>
            </w:pPr>
          </w:p>
        </w:tc>
        <w:tc>
          <w:tcPr>
            <w:tcW w:w="0" w:type="auto"/>
            <w:tcPrChange w:id="1779" w:author="Bush, Brian" w:date="2020-09-13T19:03:00Z">
              <w:tcPr>
                <w:tcW w:w="4675" w:type="dxa"/>
              </w:tcPr>
            </w:tcPrChange>
          </w:tcPr>
          <w:p w14:paraId="532DAA14" w14:textId="77777777" w:rsidR="00194569" w:rsidRPr="00F178C3" w:rsidRDefault="00194569" w:rsidP="00194569">
            <w:pPr>
              <w:rPr>
                <w:ins w:id="1780" w:author="Bush, Brian" w:date="2020-09-13T18:57:00Z"/>
                <w:sz w:val="18"/>
                <w:szCs w:val="18"/>
                <w:rPrChange w:id="1781" w:author="Bush, Brian" w:date="2020-09-13T19:10:00Z">
                  <w:rPr>
                    <w:ins w:id="1782" w:author="Bush, Brian" w:date="2020-09-13T18:57:00Z"/>
                  </w:rPr>
                </w:rPrChange>
              </w:rPr>
            </w:pPr>
            <w:ins w:id="1783" w:author="Bush, Brian" w:date="2020-09-13T18:57:00Z">
              <w:r w:rsidRPr="00F178C3">
                <w:rPr>
                  <w:sz w:val="18"/>
                  <w:szCs w:val="18"/>
                  <w:rPrChange w:id="1784" w:author="Bush, Brian" w:date="2020-09-13T19:10:00Z">
                    <w:rPr/>
                  </w:rPrChange>
                </w:rPr>
                <w:t>government production incentive</w:t>
              </w:r>
            </w:ins>
          </w:p>
        </w:tc>
      </w:tr>
      <w:tr w:rsidR="00194569" w:rsidRPr="00F178C3" w14:paraId="6F775239" w14:textId="77777777" w:rsidTr="00194569">
        <w:trPr>
          <w:ins w:id="1785" w:author="Bush, Brian" w:date="2020-09-13T18:57:00Z"/>
        </w:trPr>
        <w:tc>
          <w:tcPr>
            <w:tcW w:w="0" w:type="auto"/>
            <w:vMerge/>
            <w:tcPrChange w:id="1786" w:author="Bush, Brian" w:date="2020-09-13T19:03:00Z">
              <w:tcPr>
                <w:tcW w:w="4675" w:type="dxa"/>
                <w:vMerge/>
              </w:tcPr>
            </w:tcPrChange>
          </w:tcPr>
          <w:p w14:paraId="25C9C7F5" w14:textId="51A6058E" w:rsidR="00194569" w:rsidRPr="00F178C3" w:rsidRDefault="00194569" w:rsidP="00194569">
            <w:pPr>
              <w:rPr>
                <w:ins w:id="1787" w:author="Bush, Brian" w:date="2020-09-13T18:57:00Z"/>
                <w:sz w:val="18"/>
                <w:szCs w:val="18"/>
                <w:rPrChange w:id="1788" w:author="Bush, Brian" w:date="2020-09-13T19:10:00Z">
                  <w:rPr>
                    <w:ins w:id="1789" w:author="Bush, Brian" w:date="2020-09-13T18:57:00Z"/>
                  </w:rPr>
                </w:rPrChange>
              </w:rPr>
            </w:pPr>
          </w:p>
        </w:tc>
        <w:tc>
          <w:tcPr>
            <w:tcW w:w="0" w:type="auto"/>
            <w:tcPrChange w:id="1790" w:author="Bush, Brian" w:date="2020-09-13T19:03:00Z">
              <w:tcPr>
                <w:tcW w:w="4675" w:type="dxa"/>
              </w:tcPr>
            </w:tcPrChange>
          </w:tcPr>
          <w:p w14:paraId="4908BE3F" w14:textId="77777777" w:rsidR="00194569" w:rsidRPr="00F178C3" w:rsidRDefault="00194569" w:rsidP="00194569">
            <w:pPr>
              <w:rPr>
                <w:ins w:id="1791" w:author="Bush, Brian" w:date="2020-09-13T18:57:00Z"/>
                <w:sz w:val="18"/>
                <w:szCs w:val="18"/>
                <w:rPrChange w:id="1792" w:author="Bush, Brian" w:date="2020-09-13T19:10:00Z">
                  <w:rPr>
                    <w:ins w:id="1793" w:author="Bush, Brian" w:date="2020-09-13T18:57:00Z"/>
                  </w:rPr>
                </w:rPrChange>
              </w:rPr>
            </w:pPr>
            <w:ins w:id="1794" w:author="Bush, Brian" w:date="2020-09-13T18:57:00Z">
              <w:r w:rsidRPr="00F178C3">
                <w:rPr>
                  <w:sz w:val="18"/>
                  <w:szCs w:val="18"/>
                  <w:rPrChange w:id="1795" w:author="Bush, Brian" w:date="2020-09-13T19:10:00Z">
                    <w:rPr/>
                  </w:rPrChange>
                </w:rPr>
                <w:t>government research cost share</w:t>
              </w:r>
            </w:ins>
          </w:p>
        </w:tc>
      </w:tr>
      <w:tr w:rsidR="00194569" w:rsidRPr="00F178C3" w14:paraId="3DDD2308" w14:textId="77777777" w:rsidTr="00194569">
        <w:trPr>
          <w:ins w:id="1796" w:author="Bush, Brian" w:date="2020-09-13T18:57:00Z"/>
        </w:trPr>
        <w:tc>
          <w:tcPr>
            <w:tcW w:w="0" w:type="auto"/>
            <w:vMerge w:val="restart"/>
            <w:tcPrChange w:id="1797" w:author="Bush, Brian" w:date="2020-09-13T19:03:00Z">
              <w:tcPr>
                <w:tcW w:w="4675" w:type="dxa"/>
                <w:vMerge w:val="restart"/>
              </w:tcPr>
            </w:tcPrChange>
          </w:tcPr>
          <w:p w14:paraId="4F9A3EA8" w14:textId="19EC042E" w:rsidR="00194569" w:rsidRPr="00F178C3" w:rsidRDefault="00194569" w:rsidP="007079E0">
            <w:pPr>
              <w:rPr>
                <w:ins w:id="1798" w:author="Bush, Brian" w:date="2020-09-13T18:57:00Z"/>
                <w:sz w:val="18"/>
                <w:szCs w:val="18"/>
                <w:rPrChange w:id="1799" w:author="Bush, Brian" w:date="2020-09-13T19:10:00Z">
                  <w:rPr>
                    <w:ins w:id="1800" w:author="Bush, Brian" w:date="2020-09-13T18:57:00Z"/>
                  </w:rPr>
                </w:rPrChange>
              </w:rPr>
            </w:pPr>
            <w:ins w:id="1801" w:author="Bush, Brian" w:date="2020-09-13T18:57:00Z">
              <w:r w:rsidRPr="00F178C3">
                <w:rPr>
                  <w:sz w:val="18"/>
                  <w:szCs w:val="18"/>
                  <w:rPrChange w:id="1802" w:author="Bush, Brian" w:date="2020-09-13T19:10:00Z">
                    <w:rPr/>
                  </w:rPrChange>
                </w:rPr>
                <w:t>Investor Behavior</w:t>
              </w:r>
            </w:ins>
          </w:p>
        </w:tc>
        <w:tc>
          <w:tcPr>
            <w:tcW w:w="0" w:type="auto"/>
            <w:tcPrChange w:id="1803" w:author="Bush, Brian" w:date="2020-09-13T19:03:00Z">
              <w:tcPr>
                <w:tcW w:w="4675" w:type="dxa"/>
              </w:tcPr>
            </w:tcPrChange>
          </w:tcPr>
          <w:p w14:paraId="6B6286E0" w14:textId="77777777" w:rsidR="00194569" w:rsidRPr="00F178C3" w:rsidRDefault="00194569" w:rsidP="00194569">
            <w:pPr>
              <w:rPr>
                <w:ins w:id="1804" w:author="Bush, Brian" w:date="2020-09-13T18:57:00Z"/>
                <w:sz w:val="18"/>
                <w:szCs w:val="18"/>
                <w:rPrChange w:id="1805" w:author="Bush, Brian" w:date="2020-09-13T19:10:00Z">
                  <w:rPr>
                    <w:ins w:id="1806" w:author="Bush, Brian" w:date="2020-09-13T18:57:00Z"/>
                  </w:rPr>
                </w:rPrChange>
              </w:rPr>
            </w:pPr>
            <w:ins w:id="1807" w:author="Bush, Brian" w:date="2020-09-13T18:57:00Z">
              <w:r w:rsidRPr="00F178C3">
                <w:rPr>
                  <w:sz w:val="18"/>
                  <w:szCs w:val="18"/>
                  <w:rPrChange w:id="1808" w:author="Bush, Brian" w:date="2020-09-13T19:10:00Z">
                    <w:rPr/>
                  </w:rPrChange>
                </w:rPr>
                <w:t>aversion to NPV deviation</w:t>
              </w:r>
            </w:ins>
          </w:p>
        </w:tc>
      </w:tr>
      <w:tr w:rsidR="00194569" w:rsidRPr="00F178C3" w14:paraId="30209005" w14:textId="77777777" w:rsidTr="00194569">
        <w:trPr>
          <w:ins w:id="1809" w:author="Bush, Brian" w:date="2020-09-13T18:57:00Z"/>
        </w:trPr>
        <w:tc>
          <w:tcPr>
            <w:tcW w:w="0" w:type="auto"/>
            <w:vMerge/>
            <w:tcPrChange w:id="1810" w:author="Bush, Brian" w:date="2020-09-13T19:03:00Z">
              <w:tcPr>
                <w:tcW w:w="4675" w:type="dxa"/>
                <w:vMerge/>
              </w:tcPr>
            </w:tcPrChange>
          </w:tcPr>
          <w:p w14:paraId="6795B3DC" w14:textId="2E5DA610" w:rsidR="00194569" w:rsidRPr="00F178C3" w:rsidRDefault="00194569" w:rsidP="00194569">
            <w:pPr>
              <w:rPr>
                <w:ins w:id="1811" w:author="Bush, Brian" w:date="2020-09-13T18:57:00Z"/>
                <w:sz w:val="18"/>
                <w:szCs w:val="18"/>
                <w:rPrChange w:id="1812" w:author="Bush, Brian" w:date="2020-09-13T19:10:00Z">
                  <w:rPr>
                    <w:ins w:id="1813" w:author="Bush, Brian" w:date="2020-09-13T18:57:00Z"/>
                  </w:rPr>
                </w:rPrChange>
              </w:rPr>
            </w:pPr>
          </w:p>
        </w:tc>
        <w:tc>
          <w:tcPr>
            <w:tcW w:w="0" w:type="auto"/>
            <w:tcPrChange w:id="1814" w:author="Bush, Brian" w:date="2020-09-13T19:03:00Z">
              <w:tcPr>
                <w:tcW w:w="4675" w:type="dxa"/>
              </w:tcPr>
            </w:tcPrChange>
          </w:tcPr>
          <w:p w14:paraId="7521E379" w14:textId="77777777" w:rsidR="00194569" w:rsidRPr="00F178C3" w:rsidRDefault="00194569" w:rsidP="00194569">
            <w:pPr>
              <w:rPr>
                <w:ins w:id="1815" w:author="Bush, Brian" w:date="2020-09-13T18:57:00Z"/>
                <w:sz w:val="18"/>
                <w:szCs w:val="18"/>
                <w:rPrChange w:id="1816" w:author="Bush, Brian" w:date="2020-09-13T19:10:00Z">
                  <w:rPr>
                    <w:ins w:id="1817" w:author="Bush, Brian" w:date="2020-09-13T18:57:00Z"/>
                  </w:rPr>
                </w:rPrChange>
              </w:rPr>
            </w:pPr>
            <w:ins w:id="1818" w:author="Bush, Brian" w:date="2020-09-13T18:57:00Z">
              <w:r w:rsidRPr="00F178C3">
                <w:rPr>
                  <w:sz w:val="18"/>
                  <w:szCs w:val="18"/>
                  <w:rPrChange w:id="1819" w:author="Bush, Brian" w:date="2020-09-13T19:10:00Z">
                    <w:rPr/>
                  </w:rPrChange>
                </w:rPr>
                <w:t>duration of intellectual property</w:t>
              </w:r>
            </w:ins>
          </w:p>
        </w:tc>
      </w:tr>
      <w:tr w:rsidR="00194569" w:rsidRPr="00F178C3" w14:paraId="432B728E" w14:textId="77777777" w:rsidTr="00194569">
        <w:trPr>
          <w:ins w:id="1820" w:author="Bush, Brian" w:date="2020-09-13T18:57:00Z"/>
        </w:trPr>
        <w:tc>
          <w:tcPr>
            <w:tcW w:w="0" w:type="auto"/>
            <w:vMerge/>
            <w:tcPrChange w:id="1821" w:author="Bush, Brian" w:date="2020-09-13T19:03:00Z">
              <w:tcPr>
                <w:tcW w:w="4675" w:type="dxa"/>
                <w:vMerge/>
              </w:tcPr>
            </w:tcPrChange>
          </w:tcPr>
          <w:p w14:paraId="6C41DB6B" w14:textId="6CA02B69" w:rsidR="00194569" w:rsidRPr="00F178C3" w:rsidRDefault="00194569" w:rsidP="00194569">
            <w:pPr>
              <w:rPr>
                <w:ins w:id="1822" w:author="Bush, Brian" w:date="2020-09-13T18:57:00Z"/>
                <w:sz w:val="18"/>
                <w:szCs w:val="18"/>
                <w:rPrChange w:id="1823" w:author="Bush, Brian" w:date="2020-09-13T19:10:00Z">
                  <w:rPr>
                    <w:ins w:id="1824" w:author="Bush, Brian" w:date="2020-09-13T18:57:00Z"/>
                  </w:rPr>
                </w:rPrChange>
              </w:rPr>
            </w:pPr>
          </w:p>
        </w:tc>
        <w:tc>
          <w:tcPr>
            <w:tcW w:w="0" w:type="auto"/>
            <w:tcPrChange w:id="1825" w:author="Bush, Brian" w:date="2020-09-13T19:03:00Z">
              <w:tcPr>
                <w:tcW w:w="4675" w:type="dxa"/>
              </w:tcPr>
            </w:tcPrChange>
          </w:tcPr>
          <w:p w14:paraId="358B7C47" w14:textId="77777777" w:rsidR="00194569" w:rsidRPr="00F178C3" w:rsidRDefault="00194569" w:rsidP="00194569">
            <w:pPr>
              <w:rPr>
                <w:ins w:id="1826" w:author="Bush, Brian" w:date="2020-09-13T18:57:00Z"/>
                <w:sz w:val="18"/>
                <w:szCs w:val="18"/>
                <w:rPrChange w:id="1827" w:author="Bush, Brian" w:date="2020-09-13T19:10:00Z">
                  <w:rPr>
                    <w:ins w:id="1828" w:author="Bush, Brian" w:date="2020-09-13T18:57:00Z"/>
                  </w:rPr>
                </w:rPrChange>
              </w:rPr>
            </w:pPr>
            <w:ins w:id="1829" w:author="Bush, Brian" w:date="2020-09-13T18:57:00Z">
              <w:r w:rsidRPr="00F178C3">
                <w:rPr>
                  <w:sz w:val="18"/>
                  <w:szCs w:val="18"/>
                  <w:rPrChange w:id="1830" w:author="Bush, Brian" w:date="2020-09-13T19:10:00Z">
                    <w:rPr/>
                  </w:rPrChange>
                </w:rPr>
                <w:t>effectiveness of intellectual property</w:t>
              </w:r>
            </w:ins>
          </w:p>
        </w:tc>
      </w:tr>
      <w:tr w:rsidR="00194569" w:rsidRPr="00F178C3" w14:paraId="3A42FD63" w14:textId="77777777" w:rsidTr="00194569">
        <w:trPr>
          <w:ins w:id="1831" w:author="Bush, Brian" w:date="2020-09-13T18:57:00Z"/>
        </w:trPr>
        <w:tc>
          <w:tcPr>
            <w:tcW w:w="0" w:type="auto"/>
            <w:vMerge/>
            <w:tcPrChange w:id="1832" w:author="Bush, Brian" w:date="2020-09-13T19:03:00Z">
              <w:tcPr>
                <w:tcW w:w="4675" w:type="dxa"/>
                <w:vMerge/>
              </w:tcPr>
            </w:tcPrChange>
          </w:tcPr>
          <w:p w14:paraId="74D6855A" w14:textId="7D62FFE7" w:rsidR="00194569" w:rsidRPr="00F178C3" w:rsidRDefault="00194569" w:rsidP="00194569">
            <w:pPr>
              <w:rPr>
                <w:ins w:id="1833" w:author="Bush, Brian" w:date="2020-09-13T18:57:00Z"/>
                <w:sz w:val="18"/>
                <w:szCs w:val="18"/>
                <w:rPrChange w:id="1834" w:author="Bush, Brian" w:date="2020-09-13T19:10:00Z">
                  <w:rPr>
                    <w:ins w:id="1835" w:author="Bush, Brian" w:date="2020-09-13T18:57:00Z"/>
                  </w:rPr>
                </w:rPrChange>
              </w:rPr>
            </w:pPr>
          </w:p>
        </w:tc>
        <w:tc>
          <w:tcPr>
            <w:tcW w:w="0" w:type="auto"/>
            <w:tcPrChange w:id="1836" w:author="Bush, Brian" w:date="2020-09-13T19:03:00Z">
              <w:tcPr>
                <w:tcW w:w="4675" w:type="dxa"/>
              </w:tcPr>
            </w:tcPrChange>
          </w:tcPr>
          <w:p w14:paraId="64C6D0BE" w14:textId="77777777" w:rsidR="00194569" w:rsidRPr="00F178C3" w:rsidRDefault="00194569" w:rsidP="00194569">
            <w:pPr>
              <w:rPr>
                <w:ins w:id="1837" w:author="Bush, Brian" w:date="2020-09-13T18:57:00Z"/>
                <w:sz w:val="18"/>
                <w:szCs w:val="18"/>
                <w:rPrChange w:id="1838" w:author="Bush, Brian" w:date="2020-09-13T19:10:00Z">
                  <w:rPr>
                    <w:ins w:id="1839" w:author="Bush, Brian" w:date="2020-09-13T18:57:00Z"/>
                  </w:rPr>
                </w:rPrChange>
              </w:rPr>
            </w:pPr>
            <w:ins w:id="1840" w:author="Bush, Brian" w:date="2020-09-13T18:57:00Z">
              <w:r w:rsidRPr="00F178C3">
                <w:rPr>
                  <w:sz w:val="18"/>
                  <w:szCs w:val="18"/>
                  <w:rPrChange w:id="1841" w:author="Bush, Brian" w:date="2020-09-13T19:10:00Z">
                    <w:rPr/>
                  </w:rPrChange>
                </w:rPr>
                <w:t>expected continuity of government policy</w:t>
              </w:r>
            </w:ins>
          </w:p>
        </w:tc>
      </w:tr>
      <w:tr w:rsidR="00194569" w:rsidRPr="00F178C3" w14:paraId="226639B3" w14:textId="77777777" w:rsidTr="00194569">
        <w:trPr>
          <w:ins w:id="1842" w:author="Bush, Brian" w:date="2020-09-13T18:57:00Z"/>
        </w:trPr>
        <w:tc>
          <w:tcPr>
            <w:tcW w:w="0" w:type="auto"/>
            <w:vMerge/>
            <w:tcPrChange w:id="1843" w:author="Bush, Brian" w:date="2020-09-13T19:03:00Z">
              <w:tcPr>
                <w:tcW w:w="4675" w:type="dxa"/>
                <w:vMerge/>
              </w:tcPr>
            </w:tcPrChange>
          </w:tcPr>
          <w:p w14:paraId="36FF9C2D" w14:textId="7BC6DA4B" w:rsidR="00194569" w:rsidRPr="00F178C3" w:rsidRDefault="00194569" w:rsidP="00194569">
            <w:pPr>
              <w:rPr>
                <w:ins w:id="1844" w:author="Bush, Brian" w:date="2020-09-13T18:57:00Z"/>
                <w:sz w:val="18"/>
                <w:szCs w:val="18"/>
                <w:rPrChange w:id="1845" w:author="Bush, Brian" w:date="2020-09-13T19:10:00Z">
                  <w:rPr>
                    <w:ins w:id="1846" w:author="Bush, Brian" w:date="2020-09-13T18:57:00Z"/>
                  </w:rPr>
                </w:rPrChange>
              </w:rPr>
            </w:pPr>
          </w:p>
        </w:tc>
        <w:tc>
          <w:tcPr>
            <w:tcW w:w="0" w:type="auto"/>
            <w:tcPrChange w:id="1847" w:author="Bush, Brian" w:date="2020-09-13T19:03:00Z">
              <w:tcPr>
                <w:tcW w:w="4675" w:type="dxa"/>
              </w:tcPr>
            </w:tcPrChange>
          </w:tcPr>
          <w:p w14:paraId="071742B1" w14:textId="77777777" w:rsidR="00194569" w:rsidRPr="00F178C3" w:rsidRDefault="00194569" w:rsidP="00194569">
            <w:pPr>
              <w:rPr>
                <w:ins w:id="1848" w:author="Bush, Brian" w:date="2020-09-13T18:57:00Z"/>
                <w:sz w:val="18"/>
                <w:szCs w:val="18"/>
                <w:rPrChange w:id="1849" w:author="Bush, Brian" w:date="2020-09-13T19:10:00Z">
                  <w:rPr>
                    <w:ins w:id="1850" w:author="Bush, Brian" w:date="2020-09-13T18:57:00Z"/>
                  </w:rPr>
                </w:rPrChange>
              </w:rPr>
            </w:pPr>
            <w:ins w:id="1851" w:author="Bush, Brian" w:date="2020-09-13T18:57:00Z">
              <w:r w:rsidRPr="00F178C3">
                <w:rPr>
                  <w:sz w:val="18"/>
                  <w:szCs w:val="18"/>
                  <w:rPrChange w:id="1852" w:author="Bush, Brian" w:date="2020-09-13T19:10:00Z">
                    <w:rPr/>
                  </w:rPrChange>
                </w:rPr>
                <w:t>expected green premium</w:t>
              </w:r>
            </w:ins>
          </w:p>
        </w:tc>
      </w:tr>
      <w:tr w:rsidR="00194569" w:rsidRPr="00F178C3" w14:paraId="60317681" w14:textId="77777777" w:rsidTr="00194569">
        <w:trPr>
          <w:ins w:id="1853" w:author="Bush, Brian" w:date="2020-09-13T18:57:00Z"/>
        </w:trPr>
        <w:tc>
          <w:tcPr>
            <w:tcW w:w="0" w:type="auto"/>
            <w:vMerge/>
            <w:tcPrChange w:id="1854" w:author="Bush, Brian" w:date="2020-09-13T19:03:00Z">
              <w:tcPr>
                <w:tcW w:w="4675" w:type="dxa"/>
                <w:vMerge/>
              </w:tcPr>
            </w:tcPrChange>
          </w:tcPr>
          <w:p w14:paraId="46C040BF" w14:textId="5071BF2B" w:rsidR="00194569" w:rsidRPr="00F178C3" w:rsidRDefault="00194569" w:rsidP="00194569">
            <w:pPr>
              <w:rPr>
                <w:ins w:id="1855" w:author="Bush, Brian" w:date="2020-09-13T18:57:00Z"/>
                <w:sz w:val="18"/>
                <w:szCs w:val="18"/>
                <w:rPrChange w:id="1856" w:author="Bush, Brian" w:date="2020-09-13T19:10:00Z">
                  <w:rPr>
                    <w:ins w:id="1857" w:author="Bush, Brian" w:date="2020-09-13T18:57:00Z"/>
                  </w:rPr>
                </w:rPrChange>
              </w:rPr>
            </w:pPr>
          </w:p>
        </w:tc>
        <w:tc>
          <w:tcPr>
            <w:tcW w:w="0" w:type="auto"/>
            <w:tcPrChange w:id="1858" w:author="Bush, Brian" w:date="2020-09-13T19:03:00Z">
              <w:tcPr>
                <w:tcW w:w="4675" w:type="dxa"/>
              </w:tcPr>
            </w:tcPrChange>
          </w:tcPr>
          <w:p w14:paraId="5880CC7B" w14:textId="77777777" w:rsidR="00194569" w:rsidRPr="00F178C3" w:rsidRDefault="00194569" w:rsidP="00194569">
            <w:pPr>
              <w:rPr>
                <w:ins w:id="1859" w:author="Bush, Brian" w:date="2020-09-13T18:57:00Z"/>
                <w:sz w:val="18"/>
                <w:szCs w:val="18"/>
                <w:rPrChange w:id="1860" w:author="Bush, Brian" w:date="2020-09-13T19:10:00Z">
                  <w:rPr>
                    <w:ins w:id="1861" w:author="Bush, Brian" w:date="2020-09-13T18:57:00Z"/>
                  </w:rPr>
                </w:rPrChange>
              </w:rPr>
            </w:pPr>
            <w:ins w:id="1862" w:author="Bush, Brian" w:date="2020-09-13T18:57:00Z">
              <w:r w:rsidRPr="00F178C3">
                <w:rPr>
                  <w:sz w:val="18"/>
                  <w:szCs w:val="18"/>
                  <w:rPrChange w:id="1863" w:author="Bush, Brian" w:date="2020-09-13T19:10:00Z">
                    <w:rPr/>
                  </w:rPrChange>
                </w:rPr>
                <w:t>investor history</w:t>
              </w:r>
            </w:ins>
          </w:p>
        </w:tc>
      </w:tr>
      <w:tr w:rsidR="00194569" w:rsidRPr="00F178C3" w14:paraId="07AA12E3" w14:textId="77777777" w:rsidTr="00194569">
        <w:trPr>
          <w:ins w:id="1864" w:author="Bush, Brian" w:date="2020-09-13T18:57:00Z"/>
        </w:trPr>
        <w:tc>
          <w:tcPr>
            <w:tcW w:w="0" w:type="auto"/>
            <w:vMerge/>
            <w:tcPrChange w:id="1865" w:author="Bush, Brian" w:date="2020-09-13T19:03:00Z">
              <w:tcPr>
                <w:tcW w:w="4675" w:type="dxa"/>
                <w:vMerge/>
              </w:tcPr>
            </w:tcPrChange>
          </w:tcPr>
          <w:p w14:paraId="649C1B50" w14:textId="780C499A" w:rsidR="00194569" w:rsidRPr="00F178C3" w:rsidRDefault="00194569" w:rsidP="00194569">
            <w:pPr>
              <w:rPr>
                <w:ins w:id="1866" w:author="Bush, Brian" w:date="2020-09-13T18:57:00Z"/>
                <w:sz w:val="18"/>
                <w:szCs w:val="18"/>
                <w:rPrChange w:id="1867" w:author="Bush, Brian" w:date="2020-09-13T19:10:00Z">
                  <w:rPr>
                    <w:ins w:id="1868" w:author="Bush, Brian" w:date="2020-09-13T18:57:00Z"/>
                  </w:rPr>
                </w:rPrChange>
              </w:rPr>
            </w:pPr>
          </w:p>
        </w:tc>
        <w:tc>
          <w:tcPr>
            <w:tcW w:w="0" w:type="auto"/>
            <w:tcPrChange w:id="1869" w:author="Bush, Brian" w:date="2020-09-13T19:03:00Z">
              <w:tcPr>
                <w:tcW w:w="4675" w:type="dxa"/>
              </w:tcPr>
            </w:tcPrChange>
          </w:tcPr>
          <w:p w14:paraId="53D0ADD8" w14:textId="77777777" w:rsidR="00194569" w:rsidRPr="00F178C3" w:rsidRDefault="00194569" w:rsidP="00194569">
            <w:pPr>
              <w:rPr>
                <w:ins w:id="1870" w:author="Bush, Brian" w:date="2020-09-13T18:57:00Z"/>
                <w:sz w:val="18"/>
                <w:szCs w:val="18"/>
                <w:rPrChange w:id="1871" w:author="Bush, Brian" w:date="2020-09-13T19:10:00Z">
                  <w:rPr>
                    <w:ins w:id="1872" w:author="Bush, Brian" w:date="2020-09-13T18:57:00Z"/>
                  </w:rPr>
                </w:rPrChange>
              </w:rPr>
            </w:pPr>
            <w:ins w:id="1873" w:author="Bush, Brian" w:date="2020-09-13T18:57:00Z">
              <w:r w:rsidRPr="00F178C3">
                <w:rPr>
                  <w:sz w:val="18"/>
                  <w:szCs w:val="18"/>
                  <w:rPrChange w:id="1874" w:author="Bush, Brian" w:date="2020-09-13T19:10:00Z">
                    <w:rPr/>
                  </w:rPrChange>
                </w:rPr>
                <w:t>investor optimism</w:t>
              </w:r>
            </w:ins>
          </w:p>
        </w:tc>
      </w:tr>
      <w:tr w:rsidR="00194569" w:rsidRPr="00F178C3" w14:paraId="1764DE67" w14:textId="77777777" w:rsidTr="00194569">
        <w:trPr>
          <w:ins w:id="1875" w:author="Bush, Brian" w:date="2020-09-13T18:57:00Z"/>
        </w:trPr>
        <w:tc>
          <w:tcPr>
            <w:tcW w:w="0" w:type="auto"/>
            <w:vMerge/>
            <w:tcPrChange w:id="1876" w:author="Bush, Brian" w:date="2020-09-13T19:03:00Z">
              <w:tcPr>
                <w:tcW w:w="4675" w:type="dxa"/>
                <w:vMerge/>
              </w:tcPr>
            </w:tcPrChange>
          </w:tcPr>
          <w:p w14:paraId="22A332A8" w14:textId="140A42BE" w:rsidR="00194569" w:rsidRPr="00F178C3" w:rsidRDefault="00194569" w:rsidP="00194569">
            <w:pPr>
              <w:rPr>
                <w:ins w:id="1877" w:author="Bush, Brian" w:date="2020-09-13T18:57:00Z"/>
                <w:sz w:val="18"/>
                <w:szCs w:val="18"/>
                <w:rPrChange w:id="1878" w:author="Bush, Brian" w:date="2020-09-13T19:10:00Z">
                  <w:rPr>
                    <w:ins w:id="1879" w:author="Bush, Brian" w:date="2020-09-13T18:57:00Z"/>
                  </w:rPr>
                </w:rPrChange>
              </w:rPr>
            </w:pPr>
          </w:p>
        </w:tc>
        <w:tc>
          <w:tcPr>
            <w:tcW w:w="0" w:type="auto"/>
            <w:tcPrChange w:id="1880" w:author="Bush, Brian" w:date="2020-09-13T19:03:00Z">
              <w:tcPr>
                <w:tcW w:w="4675" w:type="dxa"/>
              </w:tcPr>
            </w:tcPrChange>
          </w:tcPr>
          <w:p w14:paraId="69DB269A" w14:textId="77777777" w:rsidR="00194569" w:rsidRPr="00F178C3" w:rsidRDefault="00194569" w:rsidP="00194569">
            <w:pPr>
              <w:rPr>
                <w:ins w:id="1881" w:author="Bush, Brian" w:date="2020-09-13T18:57:00Z"/>
                <w:sz w:val="18"/>
                <w:szCs w:val="18"/>
                <w:rPrChange w:id="1882" w:author="Bush, Brian" w:date="2020-09-13T19:10:00Z">
                  <w:rPr>
                    <w:ins w:id="1883" w:author="Bush, Brian" w:date="2020-09-13T18:57:00Z"/>
                  </w:rPr>
                </w:rPrChange>
              </w:rPr>
            </w:pPr>
            <w:ins w:id="1884" w:author="Bush, Brian" w:date="2020-09-13T18:57:00Z">
              <w:r w:rsidRPr="00F178C3">
                <w:rPr>
                  <w:sz w:val="18"/>
                  <w:szCs w:val="18"/>
                  <w:rPrChange w:id="1885" w:author="Bush, Brian" w:date="2020-09-13T19:10:00Z">
                    <w:rPr/>
                  </w:rPrChange>
                </w:rPr>
                <w:t>payback period multiplier</w:t>
              </w:r>
            </w:ins>
          </w:p>
        </w:tc>
      </w:tr>
      <w:tr w:rsidR="00194569" w:rsidRPr="00F178C3" w14:paraId="243DAC35" w14:textId="77777777" w:rsidTr="00194569">
        <w:trPr>
          <w:ins w:id="1886" w:author="Bush, Brian" w:date="2020-09-13T18:57:00Z"/>
        </w:trPr>
        <w:tc>
          <w:tcPr>
            <w:tcW w:w="0" w:type="auto"/>
            <w:vMerge/>
            <w:tcPrChange w:id="1887" w:author="Bush, Brian" w:date="2020-09-13T19:03:00Z">
              <w:tcPr>
                <w:tcW w:w="4675" w:type="dxa"/>
                <w:vMerge/>
              </w:tcPr>
            </w:tcPrChange>
          </w:tcPr>
          <w:p w14:paraId="13B4E3F2" w14:textId="10DC376E" w:rsidR="00194569" w:rsidRPr="00F178C3" w:rsidRDefault="00194569" w:rsidP="00194569">
            <w:pPr>
              <w:rPr>
                <w:ins w:id="1888" w:author="Bush, Brian" w:date="2020-09-13T18:57:00Z"/>
                <w:sz w:val="18"/>
                <w:szCs w:val="18"/>
                <w:rPrChange w:id="1889" w:author="Bush, Brian" w:date="2020-09-13T19:10:00Z">
                  <w:rPr>
                    <w:ins w:id="1890" w:author="Bush, Brian" w:date="2020-09-13T18:57:00Z"/>
                  </w:rPr>
                </w:rPrChange>
              </w:rPr>
            </w:pPr>
          </w:p>
        </w:tc>
        <w:tc>
          <w:tcPr>
            <w:tcW w:w="0" w:type="auto"/>
            <w:tcPrChange w:id="1891" w:author="Bush, Brian" w:date="2020-09-13T19:03:00Z">
              <w:tcPr>
                <w:tcW w:w="4675" w:type="dxa"/>
              </w:tcPr>
            </w:tcPrChange>
          </w:tcPr>
          <w:p w14:paraId="1D997C2E" w14:textId="77777777" w:rsidR="00194569" w:rsidRPr="00F178C3" w:rsidRDefault="00194569" w:rsidP="00194569">
            <w:pPr>
              <w:rPr>
                <w:ins w:id="1892" w:author="Bush, Brian" w:date="2020-09-13T18:57:00Z"/>
                <w:sz w:val="18"/>
                <w:szCs w:val="18"/>
                <w:rPrChange w:id="1893" w:author="Bush, Brian" w:date="2020-09-13T19:10:00Z">
                  <w:rPr>
                    <w:ins w:id="1894" w:author="Bush, Brian" w:date="2020-09-13T18:57:00Z"/>
                  </w:rPr>
                </w:rPrChange>
              </w:rPr>
            </w:pPr>
            <w:ins w:id="1895" w:author="Bush, Brian" w:date="2020-09-13T18:57:00Z">
              <w:r w:rsidRPr="00F178C3">
                <w:rPr>
                  <w:sz w:val="18"/>
                  <w:szCs w:val="18"/>
                  <w:rPrChange w:id="1896" w:author="Bush, Brian" w:date="2020-09-13T19:10:00Z">
                    <w:rPr/>
                  </w:rPrChange>
                </w:rPr>
                <w:t>required internal return</w:t>
              </w:r>
            </w:ins>
          </w:p>
        </w:tc>
      </w:tr>
      <w:tr w:rsidR="00194569" w:rsidRPr="00F178C3" w14:paraId="281C763C" w14:textId="77777777" w:rsidTr="00194569">
        <w:trPr>
          <w:ins w:id="1897" w:author="Bush, Brian" w:date="2020-09-13T18:57:00Z"/>
        </w:trPr>
        <w:tc>
          <w:tcPr>
            <w:tcW w:w="0" w:type="auto"/>
            <w:vMerge/>
            <w:tcPrChange w:id="1898" w:author="Bush, Brian" w:date="2020-09-13T19:03:00Z">
              <w:tcPr>
                <w:tcW w:w="4675" w:type="dxa"/>
                <w:vMerge/>
              </w:tcPr>
            </w:tcPrChange>
          </w:tcPr>
          <w:p w14:paraId="6D042945" w14:textId="7E630E82" w:rsidR="00194569" w:rsidRPr="00F178C3" w:rsidRDefault="00194569" w:rsidP="00194569">
            <w:pPr>
              <w:rPr>
                <w:ins w:id="1899" w:author="Bush, Brian" w:date="2020-09-13T18:57:00Z"/>
                <w:sz w:val="18"/>
                <w:szCs w:val="18"/>
                <w:rPrChange w:id="1900" w:author="Bush, Brian" w:date="2020-09-13T19:10:00Z">
                  <w:rPr>
                    <w:ins w:id="1901" w:author="Bush, Brian" w:date="2020-09-13T18:57:00Z"/>
                  </w:rPr>
                </w:rPrChange>
              </w:rPr>
            </w:pPr>
          </w:p>
        </w:tc>
        <w:tc>
          <w:tcPr>
            <w:tcW w:w="0" w:type="auto"/>
            <w:tcPrChange w:id="1902" w:author="Bush, Brian" w:date="2020-09-13T19:03:00Z">
              <w:tcPr>
                <w:tcW w:w="4675" w:type="dxa"/>
              </w:tcPr>
            </w:tcPrChange>
          </w:tcPr>
          <w:p w14:paraId="53B028DD" w14:textId="77777777" w:rsidR="00194569" w:rsidRPr="00F178C3" w:rsidRDefault="00194569" w:rsidP="00194569">
            <w:pPr>
              <w:rPr>
                <w:ins w:id="1903" w:author="Bush, Brian" w:date="2020-09-13T18:57:00Z"/>
                <w:sz w:val="18"/>
                <w:szCs w:val="18"/>
                <w:rPrChange w:id="1904" w:author="Bush, Brian" w:date="2020-09-13T19:10:00Z">
                  <w:rPr>
                    <w:ins w:id="1905" w:author="Bush, Brian" w:date="2020-09-13T18:57:00Z"/>
                  </w:rPr>
                </w:rPrChange>
              </w:rPr>
            </w:pPr>
            <w:ins w:id="1906" w:author="Bush, Brian" w:date="2020-09-13T18:57:00Z">
              <w:r w:rsidRPr="00F178C3">
                <w:rPr>
                  <w:sz w:val="18"/>
                  <w:szCs w:val="18"/>
                  <w:rPrChange w:id="1907" w:author="Bush, Brian" w:date="2020-09-13T19:10:00Z">
                    <w:rPr/>
                  </w:rPrChange>
                </w:rPr>
                <w:t>required return multiplier</w:t>
              </w:r>
            </w:ins>
          </w:p>
        </w:tc>
      </w:tr>
      <w:tr w:rsidR="00194569" w:rsidRPr="00F178C3" w14:paraId="49DB6176" w14:textId="77777777" w:rsidTr="00194569">
        <w:trPr>
          <w:ins w:id="1908" w:author="Bush, Brian" w:date="2020-09-13T18:57:00Z"/>
        </w:trPr>
        <w:tc>
          <w:tcPr>
            <w:tcW w:w="0" w:type="auto"/>
            <w:vMerge/>
            <w:tcPrChange w:id="1909" w:author="Bush, Brian" w:date="2020-09-13T19:03:00Z">
              <w:tcPr>
                <w:tcW w:w="4675" w:type="dxa"/>
                <w:vMerge/>
              </w:tcPr>
            </w:tcPrChange>
          </w:tcPr>
          <w:p w14:paraId="66F0AE5E" w14:textId="1B7EC765" w:rsidR="00194569" w:rsidRPr="00F178C3" w:rsidRDefault="00194569" w:rsidP="00194569">
            <w:pPr>
              <w:rPr>
                <w:ins w:id="1910" w:author="Bush, Brian" w:date="2020-09-13T18:57:00Z"/>
                <w:sz w:val="18"/>
                <w:szCs w:val="18"/>
                <w:rPrChange w:id="1911" w:author="Bush, Brian" w:date="2020-09-13T19:10:00Z">
                  <w:rPr>
                    <w:ins w:id="1912" w:author="Bush, Brian" w:date="2020-09-13T18:57:00Z"/>
                  </w:rPr>
                </w:rPrChange>
              </w:rPr>
            </w:pPr>
          </w:p>
        </w:tc>
        <w:tc>
          <w:tcPr>
            <w:tcW w:w="0" w:type="auto"/>
            <w:tcPrChange w:id="1913" w:author="Bush, Brian" w:date="2020-09-13T19:03:00Z">
              <w:tcPr>
                <w:tcW w:w="4675" w:type="dxa"/>
              </w:tcPr>
            </w:tcPrChange>
          </w:tcPr>
          <w:p w14:paraId="3A5E2C6F" w14:textId="77777777" w:rsidR="00194569" w:rsidRPr="00F178C3" w:rsidRDefault="00194569" w:rsidP="00194569">
            <w:pPr>
              <w:rPr>
                <w:ins w:id="1914" w:author="Bush, Brian" w:date="2020-09-13T18:57:00Z"/>
                <w:sz w:val="18"/>
                <w:szCs w:val="18"/>
                <w:rPrChange w:id="1915" w:author="Bush, Brian" w:date="2020-09-13T19:10:00Z">
                  <w:rPr>
                    <w:ins w:id="1916" w:author="Bush, Brian" w:date="2020-09-13T18:57:00Z"/>
                  </w:rPr>
                </w:rPrChange>
              </w:rPr>
            </w:pPr>
            <w:ins w:id="1917" w:author="Bush, Brian" w:date="2020-09-13T18:57:00Z">
              <w:r w:rsidRPr="00F178C3">
                <w:rPr>
                  <w:sz w:val="18"/>
                  <w:szCs w:val="18"/>
                  <w:rPrChange w:id="1918" w:author="Bush, Brian" w:date="2020-09-13T19:10:00Z">
                    <w:rPr/>
                  </w:rPrChange>
                </w:rPr>
                <w:t>strategic value to external investors</w:t>
              </w:r>
            </w:ins>
          </w:p>
        </w:tc>
      </w:tr>
      <w:tr w:rsidR="00194569" w:rsidRPr="00F178C3" w14:paraId="58A276FC" w14:textId="77777777" w:rsidTr="00194569">
        <w:trPr>
          <w:ins w:id="1919" w:author="Bush, Brian" w:date="2020-09-13T18:57:00Z"/>
        </w:trPr>
        <w:tc>
          <w:tcPr>
            <w:tcW w:w="0" w:type="auto"/>
            <w:vMerge w:val="restart"/>
            <w:tcPrChange w:id="1920" w:author="Bush, Brian" w:date="2020-09-13T19:03:00Z">
              <w:tcPr>
                <w:tcW w:w="4675" w:type="dxa"/>
                <w:vMerge w:val="restart"/>
              </w:tcPr>
            </w:tcPrChange>
          </w:tcPr>
          <w:p w14:paraId="0036BC1F" w14:textId="36A3F24E" w:rsidR="00194569" w:rsidRPr="00F178C3" w:rsidRDefault="00194569" w:rsidP="007079E0">
            <w:pPr>
              <w:rPr>
                <w:ins w:id="1921" w:author="Bush, Brian" w:date="2020-09-13T18:57:00Z"/>
                <w:sz w:val="18"/>
                <w:szCs w:val="18"/>
                <w:rPrChange w:id="1922" w:author="Bush, Brian" w:date="2020-09-13T19:10:00Z">
                  <w:rPr>
                    <w:ins w:id="1923" w:author="Bush, Brian" w:date="2020-09-13T18:57:00Z"/>
                  </w:rPr>
                </w:rPrChange>
              </w:rPr>
            </w:pPr>
            <w:ins w:id="1924" w:author="Bush, Brian" w:date="2020-09-13T18:57:00Z">
              <w:r w:rsidRPr="00F178C3">
                <w:rPr>
                  <w:sz w:val="18"/>
                  <w:szCs w:val="18"/>
                  <w:rPrChange w:id="1925" w:author="Bush, Brian" w:date="2020-09-13T19:10:00Z">
                    <w:rPr/>
                  </w:rPrChange>
                </w:rPr>
                <w:t>Management Behavior</w:t>
              </w:r>
            </w:ins>
          </w:p>
        </w:tc>
        <w:tc>
          <w:tcPr>
            <w:tcW w:w="0" w:type="auto"/>
            <w:tcPrChange w:id="1926" w:author="Bush, Brian" w:date="2020-09-13T19:03:00Z">
              <w:tcPr>
                <w:tcW w:w="4675" w:type="dxa"/>
              </w:tcPr>
            </w:tcPrChange>
          </w:tcPr>
          <w:p w14:paraId="4EDB92FB" w14:textId="77777777" w:rsidR="00194569" w:rsidRPr="00F178C3" w:rsidRDefault="00194569" w:rsidP="00194569">
            <w:pPr>
              <w:rPr>
                <w:ins w:id="1927" w:author="Bush, Brian" w:date="2020-09-13T18:57:00Z"/>
                <w:sz w:val="18"/>
                <w:szCs w:val="18"/>
                <w:rPrChange w:id="1928" w:author="Bush, Brian" w:date="2020-09-13T19:10:00Z">
                  <w:rPr>
                    <w:ins w:id="1929" w:author="Bush, Brian" w:date="2020-09-13T18:57:00Z"/>
                  </w:rPr>
                </w:rPrChange>
              </w:rPr>
            </w:pPr>
            <w:ins w:id="1930" w:author="Bush, Brian" w:date="2020-09-13T18:57:00Z">
              <w:r w:rsidRPr="00F178C3">
                <w:rPr>
                  <w:sz w:val="18"/>
                  <w:szCs w:val="18"/>
                  <w:rPrChange w:id="1931" w:author="Bush, Brian" w:date="2020-09-13T19:10:00Z">
                    <w:rPr/>
                  </w:rPrChange>
                </w:rPr>
                <w:t>advertising budget</w:t>
              </w:r>
            </w:ins>
          </w:p>
        </w:tc>
      </w:tr>
      <w:tr w:rsidR="00194569" w:rsidRPr="00F178C3" w14:paraId="20F5E0A2" w14:textId="77777777" w:rsidTr="00194569">
        <w:trPr>
          <w:ins w:id="1932" w:author="Bush, Brian" w:date="2020-09-13T18:57:00Z"/>
        </w:trPr>
        <w:tc>
          <w:tcPr>
            <w:tcW w:w="0" w:type="auto"/>
            <w:vMerge/>
            <w:tcPrChange w:id="1933" w:author="Bush, Brian" w:date="2020-09-13T19:03:00Z">
              <w:tcPr>
                <w:tcW w:w="4675" w:type="dxa"/>
                <w:vMerge/>
              </w:tcPr>
            </w:tcPrChange>
          </w:tcPr>
          <w:p w14:paraId="6BBB7491" w14:textId="081B410C" w:rsidR="00194569" w:rsidRPr="00F178C3" w:rsidRDefault="00194569" w:rsidP="00194569">
            <w:pPr>
              <w:rPr>
                <w:ins w:id="1934" w:author="Bush, Brian" w:date="2020-09-13T18:57:00Z"/>
                <w:sz w:val="18"/>
                <w:szCs w:val="18"/>
                <w:rPrChange w:id="1935" w:author="Bush, Brian" w:date="2020-09-13T19:10:00Z">
                  <w:rPr>
                    <w:ins w:id="1936" w:author="Bush, Brian" w:date="2020-09-13T18:57:00Z"/>
                  </w:rPr>
                </w:rPrChange>
              </w:rPr>
            </w:pPr>
          </w:p>
        </w:tc>
        <w:tc>
          <w:tcPr>
            <w:tcW w:w="0" w:type="auto"/>
            <w:tcPrChange w:id="1937" w:author="Bush, Brian" w:date="2020-09-13T19:03:00Z">
              <w:tcPr>
                <w:tcW w:w="4675" w:type="dxa"/>
              </w:tcPr>
            </w:tcPrChange>
          </w:tcPr>
          <w:p w14:paraId="1173C269" w14:textId="77777777" w:rsidR="00194569" w:rsidRPr="00F178C3" w:rsidRDefault="00194569" w:rsidP="00194569">
            <w:pPr>
              <w:rPr>
                <w:ins w:id="1938" w:author="Bush, Brian" w:date="2020-09-13T18:57:00Z"/>
                <w:sz w:val="18"/>
                <w:szCs w:val="18"/>
                <w:rPrChange w:id="1939" w:author="Bush, Brian" w:date="2020-09-13T19:10:00Z">
                  <w:rPr>
                    <w:ins w:id="1940" w:author="Bush, Brian" w:date="2020-09-13T18:57:00Z"/>
                  </w:rPr>
                </w:rPrChange>
              </w:rPr>
            </w:pPr>
            <w:ins w:id="1941" w:author="Bush, Brian" w:date="2020-09-13T18:57:00Z">
              <w:r w:rsidRPr="00F178C3">
                <w:rPr>
                  <w:sz w:val="18"/>
                  <w:szCs w:val="18"/>
                  <w:rPrChange w:id="1942" w:author="Bush, Brian" w:date="2020-09-13T19:10:00Z">
                    <w:rPr/>
                  </w:rPrChange>
                </w:rPr>
                <w:t>advertising start time</w:t>
              </w:r>
            </w:ins>
          </w:p>
        </w:tc>
      </w:tr>
      <w:tr w:rsidR="00194569" w:rsidRPr="00F178C3" w14:paraId="0FC66B60" w14:textId="77777777" w:rsidTr="00194569">
        <w:trPr>
          <w:ins w:id="1943" w:author="Bush, Brian" w:date="2020-09-13T18:57:00Z"/>
        </w:trPr>
        <w:tc>
          <w:tcPr>
            <w:tcW w:w="0" w:type="auto"/>
            <w:vMerge/>
            <w:tcPrChange w:id="1944" w:author="Bush, Brian" w:date="2020-09-13T19:03:00Z">
              <w:tcPr>
                <w:tcW w:w="4675" w:type="dxa"/>
                <w:vMerge/>
              </w:tcPr>
            </w:tcPrChange>
          </w:tcPr>
          <w:p w14:paraId="13B759F5" w14:textId="476840D3" w:rsidR="00194569" w:rsidRPr="00F178C3" w:rsidRDefault="00194569" w:rsidP="00194569">
            <w:pPr>
              <w:rPr>
                <w:ins w:id="1945" w:author="Bush, Brian" w:date="2020-09-13T18:57:00Z"/>
                <w:sz w:val="18"/>
                <w:szCs w:val="18"/>
                <w:rPrChange w:id="1946" w:author="Bush, Brian" w:date="2020-09-13T19:10:00Z">
                  <w:rPr>
                    <w:ins w:id="1947" w:author="Bush, Brian" w:date="2020-09-13T18:57:00Z"/>
                  </w:rPr>
                </w:rPrChange>
              </w:rPr>
            </w:pPr>
          </w:p>
        </w:tc>
        <w:tc>
          <w:tcPr>
            <w:tcW w:w="0" w:type="auto"/>
            <w:tcPrChange w:id="1948" w:author="Bush, Brian" w:date="2020-09-13T19:03:00Z">
              <w:tcPr>
                <w:tcW w:w="4675" w:type="dxa"/>
              </w:tcPr>
            </w:tcPrChange>
          </w:tcPr>
          <w:p w14:paraId="7C02BAD5" w14:textId="77777777" w:rsidR="00194569" w:rsidRPr="00F178C3" w:rsidRDefault="00194569" w:rsidP="00194569">
            <w:pPr>
              <w:rPr>
                <w:ins w:id="1949" w:author="Bush, Brian" w:date="2020-09-13T18:57:00Z"/>
                <w:sz w:val="18"/>
                <w:szCs w:val="18"/>
                <w:rPrChange w:id="1950" w:author="Bush, Brian" w:date="2020-09-13T19:10:00Z">
                  <w:rPr>
                    <w:ins w:id="1951" w:author="Bush, Brian" w:date="2020-09-13T18:57:00Z"/>
                  </w:rPr>
                </w:rPrChange>
              </w:rPr>
            </w:pPr>
            <w:ins w:id="1952" w:author="Bush, Brian" w:date="2020-09-13T18:57:00Z">
              <w:r w:rsidRPr="00F178C3">
                <w:rPr>
                  <w:sz w:val="18"/>
                  <w:szCs w:val="18"/>
                  <w:rPrChange w:id="1953" w:author="Bush, Brian" w:date="2020-09-13T19:10:00Z">
                    <w:rPr/>
                  </w:rPrChange>
                </w:rPr>
                <w:t>base external investor ask rate</w:t>
              </w:r>
            </w:ins>
          </w:p>
        </w:tc>
      </w:tr>
      <w:tr w:rsidR="00194569" w:rsidRPr="00F178C3" w14:paraId="1388F63E" w14:textId="77777777" w:rsidTr="00194569">
        <w:trPr>
          <w:ins w:id="1954" w:author="Bush, Brian" w:date="2020-09-13T18:57:00Z"/>
        </w:trPr>
        <w:tc>
          <w:tcPr>
            <w:tcW w:w="0" w:type="auto"/>
            <w:vMerge/>
            <w:tcPrChange w:id="1955" w:author="Bush, Brian" w:date="2020-09-13T19:03:00Z">
              <w:tcPr>
                <w:tcW w:w="4675" w:type="dxa"/>
                <w:vMerge/>
              </w:tcPr>
            </w:tcPrChange>
          </w:tcPr>
          <w:p w14:paraId="4A120E3A" w14:textId="79CA54BA" w:rsidR="00194569" w:rsidRPr="00F178C3" w:rsidRDefault="00194569" w:rsidP="00194569">
            <w:pPr>
              <w:rPr>
                <w:ins w:id="1956" w:author="Bush, Brian" w:date="2020-09-13T18:57:00Z"/>
                <w:sz w:val="18"/>
                <w:szCs w:val="18"/>
                <w:rPrChange w:id="1957" w:author="Bush, Brian" w:date="2020-09-13T19:10:00Z">
                  <w:rPr>
                    <w:ins w:id="1958" w:author="Bush, Brian" w:date="2020-09-13T18:57:00Z"/>
                  </w:rPr>
                </w:rPrChange>
              </w:rPr>
            </w:pPr>
          </w:p>
        </w:tc>
        <w:tc>
          <w:tcPr>
            <w:tcW w:w="0" w:type="auto"/>
            <w:tcPrChange w:id="1959" w:author="Bush, Brian" w:date="2020-09-13T19:03:00Z">
              <w:tcPr>
                <w:tcW w:w="4675" w:type="dxa"/>
              </w:tcPr>
            </w:tcPrChange>
          </w:tcPr>
          <w:p w14:paraId="31B8A46F" w14:textId="77777777" w:rsidR="00194569" w:rsidRPr="00F178C3" w:rsidRDefault="00194569" w:rsidP="00194569">
            <w:pPr>
              <w:rPr>
                <w:ins w:id="1960" w:author="Bush, Brian" w:date="2020-09-13T18:57:00Z"/>
                <w:sz w:val="18"/>
                <w:szCs w:val="18"/>
                <w:rPrChange w:id="1961" w:author="Bush, Brian" w:date="2020-09-13T19:10:00Z">
                  <w:rPr>
                    <w:ins w:id="1962" w:author="Bush, Brian" w:date="2020-09-13T18:57:00Z"/>
                  </w:rPr>
                </w:rPrChange>
              </w:rPr>
            </w:pPr>
            <w:ins w:id="1963" w:author="Bush, Brian" w:date="2020-09-13T18:57:00Z">
              <w:r w:rsidRPr="00F178C3">
                <w:rPr>
                  <w:sz w:val="18"/>
                  <w:szCs w:val="18"/>
                  <w:rPrChange w:id="1964" w:author="Bush, Brian" w:date="2020-09-13T19:10:00Z">
                    <w:rPr/>
                  </w:rPrChange>
                </w:rPr>
                <w:t>business as usual runway</w:t>
              </w:r>
            </w:ins>
          </w:p>
        </w:tc>
      </w:tr>
      <w:tr w:rsidR="00194569" w:rsidRPr="00F178C3" w14:paraId="21F4F644" w14:textId="77777777" w:rsidTr="00194569">
        <w:trPr>
          <w:ins w:id="1965" w:author="Bush, Brian" w:date="2020-09-13T18:57:00Z"/>
        </w:trPr>
        <w:tc>
          <w:tcPr>
            <w:tcW w:w="0" w:type="auto"/>
            <w:vMerge/>
            <w:tcPrChange w:id="1966" w:author="Bush, Brian" w:date="2020-09-13T19:03:00Z">
              <w:tcPr>
                <w:tcW w:w="4675" w:type="dxa"/>
                <w:vMerge/>
              </w:tcPr>
            </w:tcPrChange>
          </w:tcPr>
          <w:p w14:paraId="085B59AE" w14:textId="161C72A4" w:rsidR="00194569" w:rsidRPr="00F178C3" w:rsidRDefault="00194569" w:rsidP="00194569">
            <w:pPr>
              <w:rPr>
                <w:ins w:id="1967" w:author="Bush, Brian" w:date="2020-09-13T18:57:00Z"/>
                <w:sz w:val="18"/>
                <w:szCs w:val="18"/>
                <w:rPrChange w:id="1968" w:author="Bush, Brian" w:date="2020-09-13T19:10:00Z">
                  <w:rPr>
                    <w:ins w:id="1969" w:author="Bush, Brian" w:date="2020-09-13T18:57:00Z"/>
                  </w:rPr>
                </w:rPrChange>
              </w:rPr>
            </w:pPr>
          </w:p>
        </w:tc>
        <w:tc>
          <w:tcPr>
            <w:tcW w:w="0" w:type="auto"/>
            <w:tcPrChange w:id="1970" w:author="Bush, Brian" w:date="2020-09-13T19:03:00Z">
              <w:tcPr>
                <w:tcW w:w="4675" w:type="dxa"/>
              </w:tcPr>
            </w:tcPrChange>
          </w:tcPr>
          <w:p w14:paraId="338C21AF" w14:textId="77777777" w:rsidR="00194569" w:rsidRPr="00F178C3" w:rsidRDefault="00194569" w:rsidP="00194569">
            <w:pPr>
              <w:rPr>
                <w:ins w:id="1971" w:author="Bush, Brian" w:date="2020-09-13T18:57:00Z"/>
                <w:sz w:val="18"/>
                <w:szCs w:val="18"/>
                <w:rPrChange w:id="1972" w:author="Bush, Brian" w:date="2020-09-13T19:10:00Z">
                  <w:rPr>
                    <w:ins w:id="1973" w:author="Bush, Brian" w:date="2020-09-13T18:57:00Z"/>
                  </w:rPr>
                </w:rPrChange>
              </w:rPr>
            </w:pPr>
            <w:ins w:id="1974" w:author="Bush, Brian" w:date="2020-09-13T18:57:00Z">
              <w:r w:rsidRPr="00F178C3">
                <w:rPr>
                  <w:sz w:val="18"/>
                  <w:szCs w:val="18"/>
                  <w:rPrChange w:id="1975" w:author="Bush, Brian" w:date="2020-09-13T19:10:00Z">
                    <w:rPr/>
                  </w:rPrChange>
                </w:rPr>
                <w:t>management response time</w:t>
              </w:r>
            </w:ins>
          </w:p>
        </w:tc>
      </w:tr>
      <w:tr w:rsidR="00194569" w:rsidRPr="00F178C3" w14:paraId="751E06E7" w14:textId="77777777" w:rsidTr="00194569">
        <w:trPr>
          <w:ins w:id="1976" w:author="Bush, Brian" w:date="2020-09-13T18:57:00Z"/>
        </w:trPr>
        <w:tc>
          <w:tcPr>
            <w:tcW w:w="0" w:type="auto"/>
            <w:vMerge/>
            <w:tcPrChange w:id="1977" w:author="Bush, Brian" w:date="2020-09-13T19:03:00Z">
              <w:tcPr>
                <w:tcW w:w="4675" w:type="dxa"/>
                <w:vMerge/>
              </w:tcPr>
            </w:tcPrChange>
          </w:tcPr>
          <w:p w14:paraId="4D985150" w14:textId="7C8BCC4C" w:rsidR="00194569" w:rsidRPr="00F178C3" w:rsidRDefault="00194569" w:rsidP="00194569">
            <w:pPr>
              <w:rPr>
                <w:ins w:id="1978" w:author="Bush, Brian" w:date="2020-09-13T18:57:00Z"/>
                <w:sz w:val="18"/>
                <w:szCs w:val="18"/>
                <w:rPrChange w:id="1979" w:author="Bush, Brian" w:date="2020-09-13T19:10:00Z">
                  <w:rPr>
                    <w:ins w:id="1980" w:author="Bush, Brian" w:date="2020-09-13T18:57:00Z"/>
                  </w:rPr>
                </w:rPrChange>
              </w:rPr>
            </w:pPr>
          </w:p>
        </w:tc>
        <w:tc>
          <w:tcPr>
            <w:tcW w:w="0" w:type="auto"/>
            <w:tcPrChange w:id="1981" w:author="Bush, Brian" w:date="2020-09-13T19:03:00Z">
              <w:tcPr>
                <w:tcW w:w="4675" w:type="dxa"/>
              </w:tcPr>
            </w:tcPrChange>
          </w:tcPr>
          <w:p w14:paraId="67745642" w14:textId="77777777" w:rsidR="00194569" w:rsidRPr="00F178C3" w:rsidRDefault="00194569" w:rsidP="00194569">
            <w:pPr>
              <w:rPr>
                <w:ins w:id="1982" w:author="Bush, Brian" w:date="2020-09-13T18:57:00Z"/>
                <w:sz w:val="18"/>
                <w:szCs w:val="18"/>
                <w:rPrChange w:id="1983" w:author="Bush, Brian" w:date="2020-09-13T19:10:00Z">
                  <w:rPr>
                    <w:ins w:id="1984" w:author="Bush, Brian" w:date="2020-09-13T18:57:00Z"/>
                  </w:rPr>
                </w:rPrChange>
              </w:rPr>
            </w:pPr>
            <w:ins w:id="1985" w:author="Bush, Brian" w:date="2020-09-13T18:57:00Z">
              <w:r w:rsidRPr="00F178C3">
                <w:rPr>
                  <w:sz w:val="18"/>
                  <w:szCs w:val="18"/>
                  <w:rPrChange w:id="1986" w:author="Bush, Brian" w:date="2020-09-13T19:10:00Z">
                    <w:rPr/>
                  </w:rPrChange>
                </w:rPr>
                <w:t>max management runway response</w:t>
              </w:r>
            </w:ins>
          </w:p>
        </w:tc>
      </w:tr>
      <w:tr w:rsidR="00194569" w:rsidRPr="00F178C3" w14:paraId="4DE58C6F" w14:textId="77777777" w:rsidTr="00194569">
        <w:trPr>
          <w:ins w:id="1987" w:author="Bush, Brian" w:date="2020-09-13T18:57:00Z"/>
        </w:trPr>
        <w:tc>
          <w:tcPr>
            <w:tcW w:w="0" w:type="auto"/>
            <w:vMerge/>
            <w:tcPrChange w:id="1988" w:author="Bush, Brian" w:date="2020-09-13T19:03:00Z">
              <w:tcPr>
                <w:tcW w:w="4675" w:type="dxa"/>
                <w:vMerge/>
              </w:tcPr>
            </w:tcPrChange>
          </w:tcPr>
          <w:p w14:paraId="1BFBBF76" w14:textId="41170070" w:rsidR="00194569" w:rsidRPr="00F178C3" w:rsidRDefault="00194569" w:rsidP="00194569">
            <w:pPr>
              <w:rPr>
                <w:ins w:id="1989" w:author="Bush, Brian" w:date="2020-09-13T18:57:00Z"/>
                <w:sz w:val="18"/>
                <w:szCs w:val="18"/>
                <w:rPrChange w:id="1990" w:author="Bush, Brian" w:date="2020-09-13T19:10:00Z">
                  <w:rPr>
                    <w:ins w:id="1991" w:author="Bush, Brian" w:date="2020-09-13T18:57:00Z"/>
                  </w:rPr>
                </w:rPrChange>
              </w:rPr>
            </w:pPr>
          </w:p>
        </w:tc>
        <w:tc>
          <w:tcPr>
            <w:tcW w:w="0" w:type="auto"/>
            <w:tcPrChange w:id="1992" w:author="Bush, Brian" w:date="2020-09-13T19:03:00Z">
              <w:tcPr>
                <w:tcW w:w="4675" w:type="dxa"/>
              </w:tcPr>
            </w:tcPrChange>
          </w:tcPr>
          <w:p w14:paraId="23ECC8F1" w14:textId="77777777" w:rsidR="00194569" w:rsidRPr="00F178C3" w:rsidRDefault="00194569" w:rsidP="00194569">
            <w:pPr>
              <w:rPr>
                <w:ins w:id="1993" w:author="Bush, Brian" w:date="2020-09-13T18:57:00Z"/>
                <w:sz w:val="18"/>
                <w:szCs w:val="18"/>
                <w:rPrChange w:id="1994" w:author="Bush, Brian" w:date="2020-09-13T19:10:00Z">
                  <w:rPr>
                    <w:ins w:id="1995" w:author="Bush, Brian" w:date="2020-09-13T18:57:00Z"/>
                  </w:rPr>
                </w:rPrChange>
              </w:rPr>
            </w:pPr>
            <w:ins w:id="1996" w:author="Bush, Brian" w:date="2020-09-13T18:57:00Z">
              <w:r w:rsidRPr="00F178C3">
                <w:rPr>
                  <w:sz w:val="18"/>
                  <w:szCs w:val="18"/>
                  <w:rPrChange w:id="1997" w:author="Bush, Brian" w:date="2020-09-13T19:10:00Z">
                    <w:rPr/>
                  </w:rPrChange>
                </w:rPr>
                <w:t>minimum runway</w:t>
              </w:r>
            </w:ins>
          </w:p>
        </w:tc>
      </w:tr>
      <w:tr w:rsidR="00194569" w:rsidRPr="00F178C3" w14:paraId="0D303542" w14:textId="77777777" w:rsidTr="00194569">
        <w:trPr>
          <w:ins w:id="1998" w:author="Bush, Brian" w:date="2020-09-13T18:57:00Z"/>
        </w:trPr>
        <w:tc>
          <w:tcPr>
            <w:tcW w:w="0" w:type="auto"/>
            <w:vMerge/>
            <w:tcPrChange w:id="1999" w:author="Bush, Brian" w:date="2020-09-13T19:03:00Z">
              <w:tcPr>
                <w:tcW w:w="4675" w:type="dxa"/>
                <w:vMerge/>
              </w:tcPr>
            </w:tcPrChange>
          </w:tcPr>
          <w:p w14:paraId="7A4951B7" w14:textId="2864E37D" w:rsidR="00194569" w:rsidRPr="00F178C3" w:rsidRDefault="00194569" w:rsidP="00194569">
            <w:pPr>
              <w:rPr>
                <w:ins w:id="2000" w:author="Bush, Brian" w:date="2020-09-13T18:57:00Z"/>
                <w:sz w:val="18"/>
                <w:szCs w:val="18"/>
                <w:rPrChange w:id="2001" w:author="Bush, Brian" w:date="2020-09-13T19:10:00Z">
                  <w:rPr>
                    <w:ins w:id="2002" w:author="Bush, Brian" w:date="2020-09-13T18:57:00Z"/>
                  </w:rPr>
                </w:rPrChange>
              </w:rPr>
            </w:pPr>
          </w:p>
        </w:tc>
        <w:tc>
          <w:tcPr>
            <w:tcW w:w="0" w:type="auto"/>
            <w:tcPrChange w:id="2003" w:author="Bush, Brian" w:date="2020-09-13T19:03:00Z">
              <w:tcPr>
                <w:tcW w:w="4675" w:type="dxa"/>
              </w:tcPr>
            </w:tcPrChange>
          </w:tcPr>
          <w:p w14:paraId="69D0E00D" w14:textId="77777777" w:rsidR="00194569" w:rsidRPr="00F178C3" w:rsidRDefault="00194569" w:rsidP="00194569">
            <w:pPr>
              <w:rPr>
                <w:ins w:id="2004" w:author="Bush, Brian" w:date="2020-09-13T18:57:00Z"/>
                <w:sz w:val="18"/>
                <w:szCs w:val="18"/>
                <w:rPrChange w:id="2005" w:author="Bush, Brian" w:date="2020-09-13T19:10:00Z">
                  <w:rPr>
                    <w:ins w:id="2006" w:author="Bush, Brian" w:date="2020-09-13T18:57:00Z"/>
                  </w:rPr>
                </w:rPrChange>
              </w:rPr>
            </w:pPr>
            <w:ins w:id="2007" w:author="Bush, Brian" w:date="2020-09-13T18:57:00Z">
              <w:r w:rsidRPr="00F178C3">
                <w:rPr>
                  <w:sz w:val="18"/>
                  <w:szCs w:val="18"/>
                  <w:rPrChange w:id="2008" w:author="Bush, Brian" w:date="2020-09-13T19:10:00Z">
                    <w:rPr/>
                  </w:rPrChange>
                </w:rPr>
                <w:t xml:space="preserve">number of missed </w:t>
              </w:r>
              <w:proofErr w:type="spellStart"/>
              <w:r w:rsidRPr="00F178C3">
                <w:rPr>
                  <w:sz w:val="18"/>
                  <w:szCs w:val="18"/>
                  <w:rPrChange w:id="2009" w:author="Bush, Brian" w:date="2020-09-13T19:10:00Z">
                    <w:rPr/>
                  </w:rPrChange>
                </w:rPr>
                <w:t>stagegates</w:t>
              </w:r>
              <w:proofErr w:type="spellEnd"/>
              <w:r w:rsidRPr="00F178C3">
                <w:rPr>
                  <w:sz w:val="18"/>
                  <w:szCs w:val="18"/>
                  <w:rPrChange w:id="2010" w:author="Bush, Brian" w:date="2020-09-13T19:10:00Z">
                    <w:rPr/>
                  </w:rPrChange>
                </w:rPr>
                <w:t xml:space="preserve"> allowed</w:t>
              </w:r>
            </w:ins>
          </w:p>
        </w:tc>
      </w:tr>
      <w:tr w:rsidR="00194569" w:rsidRPr="00F178C3" w14:paraId="3432F1EF" w14:textId="77777777" w:rsidTr="00194569">
        <w:trPr>
          <w:ins w:id="2011" w:author="Bush, Brian" w:date="2020-09-13T18:57:00Z"/>
        </w:trPr>
        <w:tc>
          <w:tcPr>
            <w:tcW w:w="0" w:type="auto"/>
            <w:vMerge/>
            <w:tcPrChange w:id="2012" w:author="Bush, Brian" w:date="2020-09-13T19:03:00Z">
              <w:tcPr>
                <w:tcW w:w="4675" w:type="dxa"/>
                <w:vMerge/>
              </w:tcPr>
            </w:tcPrChange>
          </w:tcPr>
          <w:p w14:paraId="0D77D2FC" w14:textId="43A12557" w:rsidR="00194569" w:rsidRPr="00F178C3" w:rsidRDefault="00194569" w:rsidP="00194569">
            <w:pPr>
              <w:rPr>
                <w:ins w:id="2013" w:author="Bush, Brian" w:date="2020-09-13T18:57:00Z"/>
                <w:sz w:val="18"/>
                <w:szCs w:val="18"/>
                <w:rPrChange w:id="2014" w:author="Bush, Brian" w:date="2020-09-13T19:10:00Z">
                  <w:rPr>
                    <w:ins w:id="2015" w:author="Bush, Brian" w:date="2020-09-13T18:57:00Z"/>
                  </w:rPr>
                </w:rPrChange>
              </w:rPr>
            </w:pPr>
          </w:p>
        </w:tc>
        <w:tc>
          <w:tcPr>
            <w:tcW w:w="0" w:type="auto"/>
            <w:tcPrChange w:id="2016" w:author="Bush, Brian" w:date="2020-09-13T19:03:00Z">
              <w:tcPr>
                <w:tcW w:w="4675" w:type="dxa"/>
              </w:tcPr>
            </w:tcPrChange>
          </w:tcPr>
          <w:p w14:paraId="48E5D541" w14:textId="77777777" w:rsidR="00194569" w:rsidRPr="00F178C3" w:rsidRDefault="00194569" w:rsidP="00194569">
            <w:pPr>
              <w:rPr>
                <w:ins w:id="2017" w:author="Bush, Brian" w:date="2020-09-13T18:57:00Z"/>
                <w:sz w:val="18"/>
                <w:szCs w:val="18"/>
                <w:rPrChange w:id="2018" w:author="Bush, Brian" w:date="2020-09-13T19:10:00Z">
                  <w:rPr>
                    <w:ins w:id="2019" w:author="Bush, Brian" w:date="2020-09-13T18:57:00Z"/>
                  </w:rPr>
                </w:rPrChange>
              </w:rPr>
            </w:pPr>
            <w:ins w:id="2020" w:author="Bush, Brian" w:date="2020-09-13T18:57:00Z">
              <w:r w:rsidRPr="00F178C3">
                <w:rPr>
                  <w:sz w:val="18"/>
                  <w:szCs w:val="18"/>
                  <w:rPrChange w:id="2021" w:author="Bush, Brian" w:date="2020-09-13T19:10:00Z">
                    <w:rPr/>
                  </w:rPrChange>
                </w:rPr>
                <w:t>pilot and demo response time</w:t>
              </w:r>
            </w:ins>
          </w:p>
        </w:tc>
      </w:tr>
      <w:tr w:rsidR="00194569" w:rsidRPr="00F178C3" w14:paraId="45F3743A" w14:textId="77777777" w:rsidTr="00194569">
        <w:trPr>
          <w:ins w:id="2022" w:author="Bush, Brian" w:date="2020-09-13T18:57:00Z"/>
        </w:trPr>
        <w:tc>
          <w:tcPr>
            <w:tcW w:w="0" w:type="auto"/>
            <w:vMerge/>
            <w:tcPrChange w:id="2023" w:author="Bush, Brian" w:date="2020-09-13T19:03:00Z">
              <w:tcPr>
                <w:tcW w:w="4675" w:type="dxa"/>
                <w:vMerge/>
              </w:tcPr>
            </w:tcPrChange>
          </w:tcPr>
          <w:p w14:paraId="21783711" w14:textId="2C8D5185" w:rsidR="00194569" w:rsidRPr="00F178C3" w:rsidRDefault="00194569" w:rsidP="00194569">
            <w:pPr>
              <w:rPr>
                <w:ins w:id="2024" w:author="Bush, Brian" w:date="2020-09-13T18:57:00Z"/>
                <w:sz w:val="18"/>
                <w:szCs w:val="18"/>
                <w:rPrChange w:id="2025" w:author="Bush, Brian" w:date="2020-09-13T19:10:00Z">
                  <w:rPr>
                    <w:ins w:id="2026" w:author="Bush, Brian" w:date="2020-09-13T18:57:00Z"/>
                  </w:rPr>
                </w:rPrChange>
              </w:rPr>
            </w:pPr>
          </w:p>
        </w:tc>
        <w:tc>
          <w:tcPr>
            <w:tcW w:w="0" w:type="auto"/>
            <w:tcPrChange w:id="2027" w:author="Bush, Brian" w:date="2020-09-13T19:03:00Z">
              <w:tcPr>
                <w:tcW w:w="4675" w:type="dxa"/>
              </w:tcPr>
            </w:tcPrChange>
          </w:tcPr>
          <w:p w14:paraId="1BE54777" w14:textId="77777777" w:rsidR="00194569" w:rsidRPr="00F178C3" w:rsidRDefault="00194569" w:rsidP="00194569">
            <w:pPr>
              <w:rPr>
                <w:ins w:id="2028" w:author="Bush, Brian" w:date="2020-09-13T18:57:00Z"/>
                <w:sz w:val="18"/>
                <w:szCs w:val="18"/>
                <w:rPrChange w:id="2029" w:author="Bush, Brian" w:date="2020-09-13T19:10:00Z">
                  <w:rPr>
                    <w:ins w:id="2030" w:author="Bush, Brian" w:date="2020-09-13T18:57:00Z"/>
                  </w:rPr>
                </w:rPrChange>
              </w:rPr>
            </w:pPr>
            <w:ins w:id="2031" w:author="Bush, Brian" w:date="2020-09-13T18:57:00Z">
              <w:r w:rsidRPr="00F178C3">
                <w:rPr>
                  <w:sz w:val="18"/>
                  <w:szCs w:val="18"/>
                  <w:rPrChange w:id="2032" w:author="Bush, Brian" w:date="2020-09-13T19:10:00Z">
                    <w:rPr/>
                  </w:rPrChange>
                </w:rPr>
                <w:t>pilot capacity</w:t>
              </w:r>
            </w:ins>
          </w:p>
        </w:tc>
      </w:tr>
      <w:tr w:rsidR="00194569" w:rsidRPr="00F178C3" w14:paraId="5EE23E22" w14:textId="77777777" w:rsidTr="00194569">
        <w:trPr>
          <w:ins w:id="2033" w:author="Bush, Brian" w:date="2020-09-13T18:57:00Z"/>
        </w:trPr>
        <w:tc>
          <w:tcPr>
            <w:tcW w:w="0" w:type="auto"/>
            <w:vMerge/>
            <w:tcPrChange w:id="2034" w:author="Bush, Brian" w:date="2020-09-13T19:03:00Z">
              <w:tcPr>
                <w:tcW w:w="4675" w:type="dxa"/>
                <w:vMerge/>
              </w:tcPr>
            </w:tcPrChange>
          </w:tcPr>
          <w:p w14:paraId="27BEA04D" w14:textId="12122CE1" w:rsidR="00194569" w:rsidRPr="00F178C3" w:rsidRDefault="00194569" w:rsidP="00194569">
            <w:pPr>
              <w:rPr>
                <w:ins w:id="2035" w:author="Bush, Brian" w:date="2020-09-13T18:57:00Z"/>
                <w:sz w:val="18"/>
                <w:szCs w:val="18"/>
                <w:rPrChange w:id="2036" w:author="Bush, Brian" w:date="2020-09-13T19:10:00Z">
                  <w:rPr>
                    <w:ins w:id="2037" w:author="Bush, Brian" w:date="2020-09-13T18:57:00Z"/>
                  </w:rPr>
                </w:rPrChange>
              </w:rPr>
            </w:pPr>
          </w:p>
        </w:tc>
        <w:tc>
          <w:tcPr>
            <w:tcW w:w="0" w:type="auto"/>
            <w:tcPrChange w:id="2038" w:author="Bush, Brian" w:date="2020-09-13T19:03:00Z">
              <w:tcPr>
                <w:tcW w:w="4675" w:type="dxa"/>
              </w:tcPr>
            </w:tcPrChange>
          </w:tcPr>
          <w:p w14:paraId="57186B89" w14:textId="77777777" w:rsidR="00194569" w:rsidRPr="00F178C3" w:rsidRDefault="00194569" w:rsidP="00194569">
            <w:pPr>
              <w:rPr>
                <w:ins w:id="2039" w:author="Bush, Brian" w:date="2020-09-13T18:57:00Z"/>
                <w:sz w:val="18"/>
                <w:szCs w:val="18"/>
                <w:rPrChange w:id="2040" w:author="Bush, Brian" w:date="2020-09-13T19:10:00Z">
                  <w:rPr>
                    <w:ins w:id="2041" w:author="Bush, Brian" w:date="2020-09-13T18:57:00Z"/>
                  </w:rPr>
                </w:rPrChange>
              </w:rPr>
            </w:pPr>
            <w:ins w:id="2042" w:author="Bush, Brian" w:date="2020-09-13T18:57:00Z">
              <w:r w:rsidRPr="00F178C3">
                <w:rPr>
                  <w:sz w:val="18"/>
                  <w:szCs w:val="18"/>
                  <w:rPrChange w:id="2043" w:author="Bush, Brian" w:date="2020-09-13T19:10:00Z">
                    <w:rPr/>
                  </w:rPrChange>
                </w:rPr>
                <w:t>piloting acceptable rate</w:t>
              </w:r>
            </w:ins>
          </w:p>
        </w:tc>
      </w:tr>
      <w:tr w:rsidR="00194569" w:rsidRPr="00F178C3" w14:paraId="16D007F5" w14:textId="77777777" w:rsidTr="00194569">
        <w:trPr>
          <w:ins w:id="2044" w:author="Bush, Brian" w:date="2020-09-13T18:57:00Z"/>
        </w:trPr>
        <w:tc>
          <w:tcPr>
            <w:tcW w:w="0" w:type="auto"/>
            <w:vMerge/>
            <w:tcPrChange w:id="2045" w:author="Bush, Brian" w:date="2020-09-13T19:03:00Z">
              <w:tcPr>
                <w:tcW w:w="4675" w:type="dxa"/>
                <w:vMerge/>
              </w:tcPr>
            </w:tcPrChange>
          </w:tcPr>
          <w:p w14:paraId="2876969D" w14:textId="7CE22499" w:rsidR="00194569" w:rsidRPr="00F178C3" w:rsidRDefault="00194569" w:rsidP="00194569">
            <w:pPr>
              <w:rPr>
                <w:ins w:id="2046" w:author="Bush, Brian" w:date="2020-09-13T18:57:00Z"/>
                <w:sz w:val="18"/>
                <w:szCs w:val="18"/>
                <w:rPrChange w:id="2047" w:author="Bush, Brian" w:date="2020-09-13T19:10:00Z">
                  <w:rPr>
                    <w:ins w:id="2048" w:author="Bush, Brian" w:date="2020-09-13T18:57:00Z"/>
                  </w:rPr>
                </w:rPrChange>
              </w:rPr>
            </w:pPr>
          </w:p>
        </w:tc>
        <w:tc>
          <w:tcPr>
            <w:tcW w:w="0" w:type="auto"/>
            <w:tcPrChange w:id="2049" w:author="Bush, Brian" w:date="2020-09-13T19:03:00Z">
              <w:tcPr>
                <w:tcW w:w="4675" w:type="dxa"/>
              </w:tcPr>
            </w:tcPrChange>
          </w:tcPr>
          <w:p w14:paraId="687CCCF7" w14:textId="77777777" w:rsidR="00194569" w:rsidRPr="00F178C3" w:rsidRDefault="00194569" w:rsidP="00194569">
            <w:pPr>
              <w:rPr>
                <w:ins w:id="2050" w:author="Bush, Brian" w:date="2020-09-13T18:57:00Z"/>
                <w:sz w:val="18"/>
                <w:szCs w:val="18"/>
                <w:rPrChange w:id="2051" w:author="Bush, Brian" w:date="2020-09-13T19:10:00Z">
                  <w:rPr>
                    <w:ins w:id="2052" w:author="Bush, Brian" w:date="2020-09-13T18:57:00Z"/>
                  </w:rPr>
                </w:rPrChange>
              </w:rPr>
            </w:pPr>
            <w:ins w:id="2053" w:author="Bush, Brian" w:date="2020-09-13T18:57:00Z">
              <w:r w:rsidRPr="00F178C3">
                <w:rPr>
                  <w:sz w:val="18"/>
                  <w:szCs w:val="18"/>
                  <w:rPrChange w:id="2054" w:author="Bush, Brian" w:date="2020-09-13T19:10:00Z">
                    <w:rPr/>
                  </w:rPrChange>
                </w:rPr>
                <w:t>piloting failure default recovery time</w:t>
              </w:r>
            </w:ins>
          </w:p>
        </w:tc>
      </w:tr>
      <w:tr w:rsidR="00194569" w:rsidRPr="00F178C3" w14:paraId="47C95262" w14:textId="77777777" w:rsidTr="00194569">
        <w:trPr>
          <w:ins w:id="2055" w:author="Bush, Brian" w:date="2020-09-13T18:57:00Z"/>
        </w:trPr>
        <w:tc>
          <w:tcPr>
            <w:tcW w:w="0" w:type="auto"/>
            <w:vMerge/>
            <w:tcPrChange w:id="2056" w:author="Bush, Brian" w:date="2020-09-13T19:03:00Z">
              <w:tcPr>
                <w:tcW w:w="4675" w:type="dxa"/>
                <w:vMerge/>
              </w:tcPr>
            </w:tcPrChange>
          </w:tcPr>
          <w:p w14:paraId="45CE0EE1" w14:textId="053B9D0D" w:rsidR="00194569" w:rsidRPr="00F178C3" w:rsidRDefault="00194569" w:rsidP="00194569">
            <w:pPr>
              <w:rPr>
                <w:ins w:id="2057" w:author="Bush, Brian" w:date="2020-09-13T18:57:00Z"/>
                <w:sz w:val="18"/>
                <w:szCs w:val="18"/>
                <w:rPrChange w:id="2058" w:author="Bush, Brian" w:date="2020-09-13T19:10:00Z">
                  <w:rPr>
                    <w:ins w:id="2059" w:author="Bush, Brian" w:date="2020-09-13T18:57:00Z"/>
                  </w:rPr>
                </w:rPrChange>
              </w:rPr>
            </w:pPr>
          </w:p>
        </w:tc>
        <w:tc>
          <w:tcPr>
            <w:tcW w:w="0" w:type="auto"/>
            <w:tcPrChange w:id="2060" w:author="Bush, Brian" w:date="2020-09-13T19:03:00Z">
              <w:tcPr>
                <w:tcW w:w="4675" w:type="dxa"/>
              </w:tcPr>
            </w:tcPrChange>
          </w:tcPr>
          <w:p w14:paraId="0D1DB584" w14:textId="77777777" w:rsidR="00194569" w:rsidRPr="00F178C3" w:rsidRDefault="00194569" w:rsidP="00194569">
            <w:pPr>
              <w:rPr>
                <w:ins w:id="2061" w:author="Bush, Brian" w:date="2020-09-13T18:57:00Z"/>
                <w:sz w:val="18"/>
                <w:szCs w:val="18"/>
                <w:rPrChange w:id="2062" w:author="Bush, Brian" w:date="2020-09-13T19:10:00Z">
                  <w:rPr>
                    <w:ins w:id="2063" w:author="Bush, Brian" w:date="2020-09-13T18:57:00Z"/>
                  </w:rPr>
                </w:rPrChange>
              </w:rPr>
            </w:pPr>
            <w:ins w:id="2064" w:author="Bush, Brian" w:date="2020-09-13T18:57:00Z">
              <w:r w:rsidRPr="00F178C3">
                <w:rPr>
                  <w:sz w:val="18"/>
                  <w:szCs w:val="18"/>
                  <w:rPrChange w:id="2065" w:author="Bush, Brian" w:date="2020-09-13T19:10:00Z">
                    <w:rPr/>
                  </w:rPrChange>
                </w:rPr>
                <w:t>piloting failure distribution max</w:t>
              </w:r>
            </w:ins>
          </w:p>
        </w:tc>
      </w:tr>
      <w:tr w:rsidR="00194569" w:rsidRPr="00F178C3" w14:paraId="31532529" w14:textId="77777777" w:rsidTr="00194569">
        <w:trPr>
          <w:ins w:id="2066" w:author="Bush, Brian" w:date="2020-09-13T18:57:00Z"/>
        </w:trPr>
        <w:tc>
          <w:tcPr>
            <w:tcW w:w="0" w:type="auto"/>
            <w:vMerge/>
            <w:tcPrChange w:id="2067" w:author="Bush, Brian" w:date="2020-09-13T19:03:00Z">
              <w:tcPr>
                <w:tcW w:w="4675" w:type="dxa"/>
                <w:vMerge/>
              </w:tcPr>
            </w:tcPrChange>
          </w:tcPr>
          <w:p w14:paraId="116A53BE" w14:textId="3BA3627E" w:rsidR="00194569" w:rsidRPr="00F178C3" w:rsidRDefault="00194569" w:rsidP="00194569">
            <w:pPr>
              <w:rPr>
                <w:ins w:id="2068" w:author="Bush, Brian" w:date="2020-09-13T18:57:00Z"/>
                <w:sz w:val="18"/>
                <w:szCs w:val="18"/>
                <w:rPrChange w:id="2069" w:author="Bush, Brian" w:date="2020-09-13T19:10:00Z">
                  <w:rPr>
                    <w:ins w:id="2070" w:author="Bush, Brian" w:date="2020-09-13T18:57:00Z"/>
                  </w:rPr>
                </w:rPrChange>
              </w:rPr>
            </w:pPr>
          </w:p>
        </w:tc>
        <w:tc>
          <w:tcPr>
            <w:tcW w:w="0" w:type="auto"/>
            <w:tcPrChange w:id="2071" w:author="Bush, Brian" w:date="2020-09-13T19:03:00Z">
              <w:tcPr>
                <w:tcW w:w="4675" w:type="dxa"/>
              </w:tcPr>
            </w:tcPrChange>
          </w:tcPr>
          <w:p w14:paraId="371B6735" w14:textId="77777777" w:rsidR="00194569" w:rsidRPr="00F178C3" w:rsidRDefault="00194569" w:rsidP="00194569">
            <w:pPr>
              <w:rPr>
                <w:ins w:id="2072" w:author="Bush, Brian" w:date="2020-09-13T18:57:00Z"/>
                <w:sz w:val="18"/>
                <w:szCs w:val="18"/>
                <w:rPrChange w:id="2073" w:author="Bush, Brian" w:date="2020-09-13T19:10:00Z">
                  <w:rPr>
                    <w:ins w:id="2074" w:author="Bush, Brian" w:date="2020-09-13T18:57:00Z"/>
                  </w:rPr>
                </w:rPrChange>
              </w:rPr>
            </w:pPr>
            <w:ins w:id="2075" w:author="Bush, Brian" w:date="2020-09-13T18:57:00Z">
              <w:r w:rsidRPr="00F178C3">
                <w:rPr>
                  <w:sz w:val="18"/>
                  <w:szCs w:val="18"/>
                  <w:rPrChange w:id="2076" w:author="Bush, Brian" w:date="2020-09-13T19:10:00Z">
                    <w:rPr/>
                  </w:rPrChange>
                </w:rPr>
                <w:t>piloting management overhead</w:t>
              </w:r>
            </w:ins>
          </w:p>
        </w:tc>
      </w:tr>
      <w:tr w:rsidR="00194569" w:rsidRPr="00F178C3" w14:paraId="1B793C3F" w14:textId="77777777" w:rsidTr="00194569">
        <w:trPr>
          <w:ins w:id="2077" w:author="Bush, Brian" w:date="2020-09-13T18:57:00Z"/>
        </w:trPr>
        <w:tc>
          <w:tcPr>
            <w:tcW w:w="0" w:type="auto"/>
            <w:vMerge/>
            <w:tcPrChange w:id="2078" w:author="Bush, Brian" w:date="2020-09-13T19:03:00Z">
              <w:tcPr>
                <w:tcW w:w="4675" w:type="dxa"/>
                <w:vMerge/>
              </w:tcPr>
            </w:tcPrChange>
          </w:tcPr>
          <w:p w14:paraId="5DC5659E" w14:textId="4CFB51C9" w:rsidR="00194569" w:rsidRPr="00F178C3" w:rsidRDefault="00194569" w:rsidP="00194569">
            <w:pPr>
              <w:rPr>
                <w:ins w:id="2079" w:author="Bush, Brian" w:date="2020-09-13T18:57:00Z"/>
                <w:sz w:val="18"/>
                <w:szCs w:val="18"/>
                <w:rPrChange w:id="2080" w:author="Bush, Brian" w:date="2020-09-13T19:10:00Z">
                  <w:rPr>
                    <w:ins w:id="2081" w:author="Bush, Brian" w:date="2020-09-13T18:57:00Z"/>
                  </w:rPr>
                </w:rPrChange>
              </w:rPr>
            </w:pPr>
          </w:p>
        </w:tc>
        <w:tc>
          <w:tcPr>
            <w:tcW w:w="0" w:type="auto"/>
            <w:tcPrChange w:id="2082" w:author="Bush, Brian" w:date="2020-09-13T19:03:00Z">
              <w:tcPr>
                <w:tcW w:w="4675" w:type="dxa"/>
              </w:tcPr>
            </w:tcPrChange>
          </w:tcPr>
          <w:p w14:paraId="78D8426D" w14:textId="77777777" w:rsidR="00194569" w:rsidRPr="00F178C3" w:rsidRDefault="00194569" w:rsidP="00194569">
            <w:pPr>
              <w:rPr>
                <w:ins w:id="2083" w:author="Bush, Brian" w:date="2020-09-13T18:57:00Z"/>
                <w:sz w:val="18"/>
                <w:szCs w:val="18"/>
                <w:rPrChange w:id="2084" w:author="Bush, Brian" w:date="2020-09-13T19:10:00Z">
                  <w:rPr>
                    <w:ins w:id="2085" w:author="Bush, Brian" w:date="2020-09-13T18:57:00Z"/>
                  </w:rPr>
                </w:rPrChange>
              </w:rPr>
            </w:pPr>
            <w:proofErr w:type="spellStart"/>
            <w:ins w:id="2086" w:author="Bush, Brian" w:date="2020-09-13T18:57:00Z">
              <w:r w:rsidRPr="00F178C3">
                <w:rPr>
                  <w:sz w:val="18"/>
                  <w:szCs w:val="18"/>
                  <w:rPrChange w:id="2087" w:author="Bush, Brian" w:date="2020-09-13T19:10:00Z">
                    <w:rPr/>
                  </w:rPrChange>
                </w:rPr>
                <w:t>stagegate</w:t>
              </w:r>
              <w:proofErr w:type="spellEnd"/>
              <w:r w:rsidRPr="00F178C3">
                <w:rPr>
                  <w:sz w:val="18"/>
                  <w:szCs w:val="18"/>
                  <w:rPrChange w:id="2088" w:author="Bush, Brian" w:date="2020-09-13T19:10:00Z">
                    <w:rPr/>
                  </w:rPrChange>
                </w:rPr>
                <w:t xml:space="preserve"> length</w:t>
              </w:r>
            </w:ins>
          </w:p>
        </w:tc>
      </w:tr>
      <w:tr w:rsidR="00194569" w:rsidRPr="00F178C3" w14:paraId="079A0178" w14:textId="77777777" w:rsidTr="00194569">
        <w:trPr>
          <w:ins w:id="2089" w:author="Bush, Brian" w:date="2020-09-13T18:57:00Z"/>
        </w:trPr>
        <w:tc>
          <w:tcPr>
            <w:tcW w:w="0" w:type="auto"/>
            <w:vMerge w:val="restart"/>
            <w:tcPrChange w:id="2090" w:author="Bush, Brian" w:date="2020-09-13T19:03:00Z">
              <w:tcPr>
                <w:tcW w:w="4675" w:type="dxa"/>
                <w:vMerge w:val="restart"/>
              </w:tcPr>
            </w:tcPrChange>
          </w:tcPr>
          <w:p w14:paraId="1508FF0D" w14:textId="2A06FDC9" w:rsidR="00194569" w:rsidRPr="00F178C3" w:rsidRDefault="00194569" w:rsidP="007079E0">
            <w:pPr>
              <w:rPr>
                <w:ins w:id="2091" w:author="Bush, Brian" w:date="2020-09-13T18:57:00Z"/>
                <w:sz w:val="18"/>
                <w:szCs w:val="18"/>
                <w:rPrChange w:id="2092" w:author="Bush, Brian" w:date="2020-09-13T19:10:00Z">
                  <w:rPr>
                    <w:ins w:id="2093" w:author="Bush, Brian" w:date="2020-09-13T18:57:00Z"/>
                  </w:rPr>
                </w:rPrChange>
              </w:rPr>
            </w:pPr>
            <w:ins w:id="2094" w:author="Bush, Brian" w:date="2020-09-13T18:57:00Z">
              <w:r w:rsidRPr="00F178C3">
                <w:rPr>
                  <w:sz w:val="18"/>
                  <w:szCs w:val="18"/>
                  <w:rPrChange w:id="2095" w:author="Bush, Brian" w:date="2020-09-13T19:10:00Z">
                    <w:rPr/>
                  </w:rPrChange>
                </w:rPr>
                <w:t>Market</w:t>
              </w:r>
            </w:ins>
          </w:p>
        </w:tc>
        <w:tc>
          <w:tcPr>
            <w:tcW w:w="0" w:type="auto"/>
            <w:tcPrChange w:id="2096" w:author="Bush, Brian" w:date="2020-09-13T19:03:00Z">
              <w:tcPr>
                <w:tcW w:w="4675" w:type="dxa"/>
              </w:tcPr>
            </w:tcPrChange>
          </w:tcPr>
          <w:p w14:paraId="152D581D" w14:textId="77777777" w:rsidR="00194569" w:rsidRPr="00F178C3" w:rsidRDefault="00194569" w:rsidP="00194569">
            <w:pPr>
              <w:rPr>
                <w:ins w:id="2097" w:author="Bush, Brian" w:date="2020-09-13T18:57:00Z"/>
                <w:sz w:val="18"/>
                <w:szCs w:val="18"/>
                <w:rPrChange w:id="2098" w:author="Bush, Brian" w:date="2020-09-13T19:10:00Z">
                  <w:rPr>
                    <w:ins w:id="2099" w:author="Bush, Brian" w:date="2020-09-13T18:57:00Z"/>
                  </w:rPr>
                </w:rPrChange>
              </w:rPr>
            </w:pPr>
            <w:ins w:id="2100" w:author="Bush, Brian" w:date="2020-09-13T18:57:00Z">
              <w:r w:rsidRPr="00F178C3">
                <w:rPr>
                  <w:sz w:val="18"/>
                  <w:szCs w:val="18"/>
                  <w:rPrChange w:id="2101" w:author="Bush, Brian" w:date="2020-09-13T19:10:00Z">
                    <w:rPr/>
                  </w:rPrChange>
                </w:rPr>
                <w:t>elasticity of demand</w:t>
              </w:r>
            </w:ins>
          </w:p>
        </w:tc>
      </w:tr>
      <w:tr w:rsidR="00194569" w:rsidRPr="00F178C3" w14:paraId="51A800C4" w14:textId="77777777" w:rsidTr="00194569">
        <w:trPr>
          <w:ins w:id="2102" w:author="Bush, Brian" w:date="2020-09-13T18:57:00Z"/>
        </w:trPr>
        <w:tc>
          <w:tcPr>
            <w:tcW w:w="0" w:type="auto"/>
            <w:vMerge/>
            <w:tcPrChange w:id="2103" w:author="Bush, Brian" w:date="2020-09-13T19:03:00Z">
              <w:tcPr>
                <w:tcW w:w="4675" w:type="dxa"/>
                <w:vMerge/>
              </w:tcPr>
            </w:tcPrChange>
          </w:tcPr>
          <w:p w14:paraId="3A36FD29" w14:textId="7200F224" w:rsidR="00194569" w:rsidRPr="00F178C3" w:rsidRDefault="00194569" w:rsidP="00194569">
            <w:pPr>
              <w:rPr>
                <w:ins w:id="2104" w:author="Bush, Brian" w:date="2020-09-13T18:57:00Z"/>
                <w:sz w:val="18"/>
                <w:szCs w:val="18"/>
                <w:rPrChange w:id="2105" w:author="Bush, Brian" w:date="2020-09-13T19:10:00Z">
                  <w:rPr>
                    <w:ins w:id="2106" w:author="Bush, Brian" w:date="2020-09-13T18:57:00Z"/>
                  </w:rPr>
                </w:rPrChange>
              </w:rPr>
            </w:pPr>
          </w:p>
        </w:tc>
        <w:tc>
          <w:tcPr>
            <w:tcW w:w="0" w:type="auto"/>
            <w:tcPrChange w:id="2107" w:author="Bush, Brian" w:date="2020-09-13T19:03:00Z">
              <w:tcPr>
                <w:tcW w:w="4675" w:type="dxa"/>
              </w:tcPr>
            </w:tcPrChange>
          </w:tcPr>
          <w:p w14:paraId="6A9AD9F2" w14:textId="77777777" w:rsidR="00194569" w:rsidRPr="00F178C3" w:rsidRDefault="00194569" w:rsidP="00194569">
            <w:pPr>
              <w:rPr>
                <w:ins w:id="2108" w:author="Bush, Brian" w:date="2020-09-13T18:57:00Z"/>
                <w:sz w:val="18"/>
                <w:szCs w:val="18"/>
                <w:rPrChange w:id="2109" w:author="Bush, Brian" w:date="2020-09-13T19:10:00Z">
                  <w:rPr>
                    <w:ins w:id="2110" w:author="Bush, Brian" w:date="2020-09-13T18:57:00Z"/>
                  </w:rPr>
                </w:rPrChange>
              </w:rPr>
            </w:pPr>
            <w:ins w:id="2111" w:author="Bush, Brian" w:date="2020-09-13T18:57:00Z">
              <w:r w:rsidRPr="00F178C3">
                <w:rPr>
                  <w:sz w:val="18"/>
                  <w:szCs w:val="18"/>
                  <w:rPrChange w:id="2112" w:author="Bush, Brian" w:date="2020-09-13T19:10:00Z">
                    <w:rPr/>
                  </w:rPrChange>
                </w:rPr>
                <w:t>elasticity of supply</w:t>
              </w:r>
            </w:ins>
          </w:p>
        </w:tc>
      </w:tr>
      <w:tr w:rsidR="00194569" w:rsidRPr="00F178C3" w14:paraId="2DED574A" w14:textId="77777777" w:rsidTr="00194569">
        <w:trPr>
          <w:ins w:id="2113" w:author="Bush, Brian" w:date="2020-09-13T18:57:00Z"/>
        </w:trPr>
        <w:tc>
          <w:tcPr>
            <w:tcW w:w="0" w:type="auto"/>
            <w:vMerge/>
            <w:tcPrChange w:id="2114" w:author="Bush, Brian" w:date="2020-09-13T19:03:00Z">
              <w:tcPr>
                <w:tcW w:w="4675" w:type="dxa"/>
                <w:vMerge/>
              </w:tcPr>
            </w:tcPrChange>
          </w:tcPr>
          <w:p w14:paraId="35322F9A" w14:textId="4B8795E8" w:rsidR="00194569" w:rsidRPr="00F178C3" w:rsidRDefault="00194569" w:rsidP="00194569">
            <w:pPr>
              <w:rPr>
                <w:ins w:id="2115" w:author="Bush, Brian" w:date="2020-09-13T18:57:00Z"/>
                <w:sz w:val="18"/>
                <w:szCs w:val="18"/>
                <w:rPrChange w:id="2116" w:author="Bush, Brian" w:date="2020-09-13T19:10:00Z">
                  <w:rPr>
                    <w:ins w:id="2117" w:author="Bush, Brian" w:date="2020-09-13T18:57:00Z"/>
                  </w:rPr>
                </w:rPrChange>
              </w:rPr>
            </w:pPr>
          </w:p>
        </w:tc>
        <w:tc>
          <w:tcPr>
            <w:tcW w:w="0" w:type="auto"/>
            <w:tcPrChange w:id="2118" w:author="Bush, Brian" w:date="2020-09-13T19:03:00Z">
              <w:tcPr>
                <w:tcW w:w="4675" w:type="dxa"/>
              </w:tcPr>
            </w:tcPrChange>
          </w:tcPr>
          <w:p w14:paraId="6158FCF6" w14:textId="77777777" w:rsidR="00194569" w:rsidRPr="00F178C3" w:rsidRDefault="00194569" w:rsidP="00194569">
            <w:pPr>
              <w:rPr>
                <w:ins w:id="2119" w:author="Bush, Brian" w:date="2020-09-13T18:57:00Z"/>
                <w:sz w:val="18"/>
                <w:szCs w:val="18"/>
                <w:rPrChange w:id="2120" w:author="Bush, Brian" w:date="2020-09-13T19:10:00Z">
                  <w:rPr>
                    <w:ins w:id="2121" w:author="Bush, Brian" w:date="2020-09-13T18:57:00Z"/>
                  </w:rPr>
                </w:rPrChange>
              </w:rPr>
            </w:pPr>
            <w:ins w:id="2122" w:author="Bush, Brian" w:date="2020-09-13T18:57:00Z">
              <w:r w:rsidRPr="00F178C3">
                <w:rPr>
                  <w:sz w:val="18"/>
                  <w:szCs w:val="18"/>
                  <w:rPrChange w:id="2123" w:author="Bush, Brian" w:date="2020-09-13T19:10:00Z">
                    <w:rPr/>
                  </w:rPrChange>
                </w:rPr>
                <w:t xml:space="preserve">incumbent </w:t>
              </w:r>
              <w:proofErr w:type="gramStart"/>
              <w:r w:rsidRPr="00F178C3">
                <w:rPr>
                  <w:sz w:val="18"/>
                  <w:szCs w:val="18"/>
                  <w:rPrChange w:id="2124" w:author="Bush, Brian" w:date="2020-09-13T19:10:00Z">
                    <w:rPr/>
                  </w:rPrChange>
                </w:rPr>
                <w:t>long term</w:t>
              </w:r>
              <w:proofErr w:type="gramEnd"/>
              <w:r w:rsidRPr="00F178C3">
                <w:rPr>
                  <w:sz w:val="18"/>
                  <w:szCs w:val="18"/>
                  <w:rPrChange w:id="2125" w:author="Bush, Brian" w:date="2020-09-13T19:10:00Z">
                    <w:rPr/>
                  </w:rPrChange>
                </w:rPr>
                <w:t xml:space="preserve"> price trend</w:t>
              </w:r>
            </w:ins>
          </w:p>
        </w:tc>
      </w:tr>
      <w:tr w:rsidR="00194569" w:rsidRPr="00F178C3" w14:paraId="6CE3E9F9" w14:textId="77777777" w:rsidTr="00194569">
        <w:trPr>
          <w:ins w:id="2126" w:author="Bush, Brian" w:date="2020-09-13T18:57:00Z"/>
        </w:trPr>
        <w:tc>
          <w:tcPr>
            <w:tcW w:w="0" w:type="auto"/>
            <w:vMerge/>
            <w:tcPrChange w:id="2127" w:author="Bush, Brian" w:date="2020-09-13T19:03:00Z">
              <w:tcPr>
                <w:tcW w:w="4675" w:type="dxa"/>
                <w:vMerge/>
              </w:tcPr>
            </w:tcPrChange>
          </w:tcPr>
          <w:p w14:paraId="053A7745" w14:textId="6BD8744C" w:rsidR="00194569" w:rsidRPr="00F178C3" w:rsidRDefault="00194569" w:rsidP="00194569">
            <w:pPr>
              <w:rPr>
                <w:ins w:id="2128" w:author="Bush, Brian" w:date="2020-09-13T18:57:00Z"/>
                <w:sz w:val="18"/>
                <w:szCs w:val="18"/>
                <w:rPrChange w:id="2129" w:author="Bush, Brian" w:date="2020-09-13T19:10:00Z">
                  <w:rPr>
                    <w:ins w:id="2130" w:author="Bush, Brian" w:date="2020-09-13T18:57:00Z"/>
                  </w:rPr>
                </w:rPrChange>
              </w:rPr>
            </w:pPr>
          </w:p>
        </w:tc>
        <w:tc>
          <w:tcPr>
            <w:tcW w:w="0" w:type="auto"/>
            <w:tcPrChange w:id="2131" w:author="Bush, Brian" w:date="2020-09-13T19:03:00Z">
              <w:tcPr>
                <w:tcW w:w="4675" w:type="dxa"/>
              </w:tcPr>
            </w:tcPrChange>
          </w:tcPr>
          <w:p w14:paraId="2EFE4D30" w14:textId="77777777" w:rsidR="00194569" w:rsidRPr="00F178C3" w:rsidRDefault="00194569" w:rsidP="00194569">
            <w:pPr>
              <w:rPr>
                <w:ins w:id="2132" w:author="Bush, Brian" w:date="2020-09-13T18:57:00Z"/>
                <w:sz w:val="18"/>
                <w:szCs w:val="18"/>
                <w:rPrChange w:id="2133" w:author="Bush, Brian" w:date="2020-09-13T19:10:00Z">
                  <w:rPr>
                    <w:ins w:id="2134" w:author="Bush, Brian" w:date="2020-09-13T18:57:00Z"/>
                  </w:rPr>
                </w:rPrChange>
              </w:rPr>
            </w:pPr>
            <w:ins w:id="2135" w:author="Bush, Brian" w:date="2020-09-13T18:57:00Z">
              <w:r w:rsidRPr="00F178C3">
                <w:rPr>
                  <w:sz w:val="18"/>
                  <w:szCs w:val="18"/>
                  <w:rPrChange w:id="2136" w:author="Bush, Brian" w:date="2020-09-13T19:10:00Z">
                    <w:rPr/>
                  </w:rPrChange>
                </w:rPr>
                <w:t>incumbent market share target economic</w:t>
              </w:r>
            </w:ins>
          </w:p>
        </w:tc>
      </w:tr>
      <w:tr w:rsidR="00194569" w:rsidRPr="00F178C3" w14:paraId="6EDEB1C2" w14:textId="77777777" w:rsidTr="00194569">
        <w:trPr>
          <w:ins w:id="2137" w:author="Bush, Brian" w:date="2020-09-13T18:57:00Z"/>
        </w:trPr>
        <w:tc>
          <w:tcPr>
            <w:tcW w:w="0" w:type="auto"/>
            <w:vMerge/>
            <w:tcPrChange w:id="2138" w:author="Bush, Brian" w:date="2020-09-13T19:03:00Z">
              <w:tcPr>
                <w:tcW w:w="4675" w:type="dxa"/>
                <w:vMerge/>
              </w:tcPr>
            </w:tcPrChange>
          </w:tcPr>
          <w:p w14:paraId="7E93F6DB" w14:textId="096A6E52" w:rsidR="00194569" w:rsidRPr="00F178C3" w:rsidRDefault="00194569" w:rsidP="00194569">
            <w:pPr>
              <w:rPr>
                <w:ins w:id="2139" w:author="Bush, Brian" w:date="2020-09-13T18:57:00Z"/>
                <w:sz w:val="18"/>
                <w:szCs w:val="18"/>
                <w:rPrChange w:id="2140" w:author="Bush, Brian" w:date="2020-09-13T19:10:00Z">
                  <w:rPr>
                    <w:ins w:id="2141" w:author="Bush, Brian" w:date="2020-09-13T18:57:00Z"/>
                  </w:rPr>
                </w:rPrChange>
              </w:rPr>
            </w:pPr>
          </w:p>
        </w:tc>
        <w:tc>
          <w:tcPr>
            <w:tcW w:w="0" w:type="auto"/>
            <w:tcPrChange w:id="2142" w:author="Bush, Brian" w:date="2020-09-13T19:03:00Z">
              <w:tcPr>
                <w:tcW w:w="4675" w:type="dxa"/>
              </w:tcPr>
            </w:tcPrChange>
          </w:tcPr>
          <w:p w14:paraId="0D722413" w14:textId="77777777" w:rsidR="00194569" w:rsidRPr="00F178C3" w:rsidRDefault="00194569" w:rsidP="00194569">
            <w:pPr>
              <w:rPr>
                <w:ins w:id="2143" w:author="Bush, Brian" w:date="2020-09-13T18:57:00Z"/>
                <w:sz w:val="18"/>
                <w:szCs w:val="18"/>
                <w:rPrChange w:id="2144" w:author="Bush, Brian" w:date="2020-09-13T19:10:00Z">
                  <w:rPr>
                    <w:ins w:id="2145" w:author="Bush, Brian" w:date="2020-09-13T18:57:00Z"/>
                  </w:rPr>
                </w:rPrChange>
              </w:rPr>
            </w:pPr>
            <w:ins w:id="2146" w:author="Bush, Brian" w:date="2020-09-13T18:57:00Z">
              <w:r w:rsidRPr="00F178C3">
                <w:rPr>
                  <w:sz w:val="18"/>
                  <w:szCs w:val="18"/>
                  <w:rPrChange w:id="2147" w:author="Bush, Brian" w:date="2020-09-13T19:10:00Z">
                    <w:rPr/>
                  </w:rPrChange>
                </w:rPr>
                <w:t>incumbent maximum fluctuation</w:t>
              </w:r>
            </w:ins>
          </w:p>
        </w:tc>
      </w:tr>
      <w:tr w:rsidR="00194569" w:rsidRPr="00F178C3" w14:paraId="26F3945B" w14:textId="77777777" w:rsidTr="00194569">
        <w:trPr>
          <w:ins w:id="2148" w:author="Bush, Brian" w:date="2020-09-13T18:57:00Z"/>
        </w:trPr>
        <w:tc>
          <w:tcPr>
            <w:tcW w:w="0" w:type="auto"/>
            <w:vMerge/>
            <w:tcPrChange w:id="2149" w:author="Bush, Brian" w:date="2020-09-13T19:03:00Z">
              <w:tcPr>
                <w:tcW w:w="4675" w:type="dxa"/>
                <w:vMerge/>
              </w:tcPr>
            </w:tcPrChange>
          </w:tcPr>
          <w:p w14:paraId="70565CE7" w14:textId="1FFFE076" w:rsidR="00194569" w:rsidRPr="00F178C3" w:rsidRDefault="00194569" w:rsidP="00194569">
            <w:pPr>
              <w:rPr>
                <w:ins w:id="2150" w:author="Bush, Brian" w:date="2020-09-13T18:57:00Z"/>
                <w:sz w:val="18"/>
                <w:szCs w:val="18"/>
                <w:rPrChange w:id="2151" w:author="Bush, Brian" w:date="2020-09-13T19:10:00Z">
                  <w:rPr>
                    <w:ins w:id="2152" w:author="Bush, Brian" w:date="2020-09-13T18:57:00Z"/>
                  </w:rPr>
                </w:rPrChange>
              </w:rPr>
            </w:pPr>
          </w:p>
        </w:tc>
        <w:tc>
          <w:tcPr>
            <w:tcW w:w="0" w:type="auto"/>
            <w:tcPrChange w:id="2153" w:author="Bush, Brian" w:date="2020-09-13T19:03:00Z">
              <w:tcPr>
                <w:tcW w:w="4675" w:type="dxa"/>
              </w:tcPr>
            </w:tcPrChange>
          </w:tcPr>
          <w:p w14:paraId="3C370CD1" w14:textId="77777777" w:rsidR="00194569" w:rsidRPr="00F178C3" w:rsidRDefault="00194569" w:rsidP="00194569">
            <w:pPr>
              <w:rPr>
                <w:ins w:id="2154" w:author="Bush, Brian" w:date="2020-09-13T18:57:00Z"/>
                <w:sz w:val="18"/>
                <w:szCs w:val="18"/>
                <w:rPrChange w:id="2155" w:author="Bush, Brian" w:date="2020-09-13T19:10:00Z">
                  <w:rPr>
                    <w:ins w:id="2156" w:author="Bush, Brian" w:date="2020-09-13T18:57:00Z"/>
                  </w:rPr>
                </w:rPrChange>
              </w:rPr>
            </w:pPr>
            <w:ins w:id="2157" w:author="Bush, Brian" w:date="2020-09-13T18:57:00Z">
              <w:r w:rsidRPr="00F178C3">
                <w:rPr>
                  <w:sz w:val="18"/>
                  <w:szCs w:val="18"/>
                  <w:rPrChange w:id="2158" w:author="Bush, Brian" w:date="2020-09-13T19:10:00Z">
                    <w:rPr/>
                  </w:rPrChange>
                </w:rPr>
                <w:t>incumbent price response magnitude</w:t>
              </w:r>
            </w:ins>
          </w:p>
        </w:tc>
      </w:tr>
      <w:tr w:rsidR="00194569" w:rsidRPr="00F178C3" w14:paraId="1BA0A47F" w14:textId="77777777" w:rsidTr="00194569">
        <w:trPr>
          <w:ins w:id="2159" w:author="Bush, Brian" w:date="2020-09-13T18:57:00Z"/>
        </w:trPr>
        <w:tc>
          <w:tcPr>
            <w:tcW w:w="0" w:type="auto"/>
            <w:vMerge/>
            <w:tcPrChange w:id="2160" w:author="Bush, Brian" w:date="2020-09-13T19:03:00Z">
              <w:tcPr>
                <w:tcW w:w="4675" w:type="dxa"/>
                <w:vMerge/>
              </w:tcPr>
            </w:tcPrChange>
          </w:tcPr>
          <w:p w14:paraId="698F2625" w14:textId="5742366B" w:rsidR="00194569" w:rsidRPr="00F178C3" w:rsidRDefault="00194569" w:rsidP="00194569">
            <w:pPr>
              <w:rPr>
                <w:ins w:id="2161" w:author="Bush, Brian" w:date="2020-09-13T18:57:00Z"/>
                <w:sz w:val="18"/>
                <w:szCs w:val="18"/>
                <w:rPrChange w:id="2162" w:author="Bush, Brian" w:date="2020-09-13T19:10:00Z">
                  <w:rPr>
                    <w:ins w:id="2163" w:author="Bush, Brian" w:date="2020-09-13T18:57:00Z"/>
                  </w:rPr>
                </w:rPrChange>
              </w:rPr>
            </w:pPr>
          </w:p>
        </w:tc>
        <w:tc>
          <w:tcPr>
            <w:tcW w:w="0" w:type="auto"/>
            <w:tcPrChange w:id="2164" w:author="Bush, Brian" w:date="2020-09-13T19:03:00Z">
              <w:tcPr>
                <w:tcW w:w="4675" w:type="dxa"/>
              </w:tcPr>
            </w:tcPrChange>
          </w:tcPr>
          <w:p w14:paraId="33B75766" w14:textId="77777777" w:rsidR="00194569" w:rsidRPr="00F178C3" w:rsidRDefault="00194569" w:rsidP="00194569">
            <w:pPr>
              <w:rPr>
                <w:ins w:id="2165" w:author="Bush, Brian" w:date="2020-09-13T18:57:00Z"/>
                <w:sz w:val="18"/>
                <w:szCs w:val="18"/>
                <w:rPrChange w:id="2166" w:author="Bush, Brian" w:date="2020-09-13T19:10:00Z">
                  <w:rPr>
                    <w:ins w:id="2167" w:author="Bush, Brian" w:date="2020-09-13T18:57:00Z"/>
                  </w:rPr>
                </w:rPrChange>
              </w:rPr>
            </w:pPr>
            <w:ins w:id="2168" w:author="Bush, Brian" w:date="2020-09-13T18:57:00Z">
              <w:r w:rsidRPr="00F178C3">
                <w:rPr>
                  <w:sz w:val="18"/>
                  <w:szCs w:val="18"/>
                  <w:rPrChange w:id="2169" w:author="Bush, Brian" w:date="2020-09-13T19:10:00Z">
                    <w:rPr/>
                  </w:rPrChange>
                </w:rPr>
                <w:t>incumbent reversion time</w:t>
              </w:r>
            </w:ins>
          </w:p>
        </w:tc>
      </w:tr>
      <w:tr w:rsidR="00194569" w:rsidRPr="00F178C3" w14:paraId="565CA47C" w14:textId="77777777" w:rsidTr="00194569">
        <w:trPr>
          <w:ins w:id="2170" w:author="Bush, Brian" w:date="2020-09-13T18:57:00Z"/>
        </w:trPr>
        <w:tc>
          <w:tcPr>
            <w:tcW w:w="0" w:type="auto"/>
            <w:vMerge/>
            <w:tcPrChange w:id="2171" w:author="Bush, Brian" w:date="2020-09-13T19:03:00Z">
              <w:tcPr>
                <w:tcW w:w="4675" w:type="dxa"/>
                <w:vMerge/>
              </w:tcPr>
            </w:tcPrChange>
          </w:tcPr>
          <w:p w14:paraId="7CD357B4" w14:textId="0B398C6E" w:rsidR="00194569" w:rsidRPr="00F178C3" w:rsidRDefault="00194569" w:rsidP="00194569">
            <w:pPr>
              <w:rPr>
                <w:ins w:id="2172" w:author="Bush, Brian" w:date="2020-09-13T18:57:00Z"/>
                <w:sz w:val="18"/>
                <w:szCs w:val="18"/>
                <w:rPrChange w:id="2173" w:author="Bush, Brian" w:date="2020-09-13T19:10:00Z">
                  <w:rPr>
                    <w:ins w:id="2174" w:author="Bush, Brian" w:date="2020-09-13T18:57:00Z"/>
                  </w:rPr>
                </w:rPrChange>
              </w:rPr>
            </w:pPr>
          </w:p>
        </w:tc>
        <w:tc>
          <w:tcPr>
            <w:tcW w:w="0" w:type="auto"/>
            <w:tcPrChange w:id="2175" w:author="Bush, Brian" w:date="2020-09-13T19:03:00Z">
              <w:tcPr>
                <w:tcW w:w="4675" w:type="dxa"/>
              </w:tcPr>
            </w:tcPrChange>
          </w:tcPr>
          <w:p w14:paraId="52D87DBD" w14:textId="77777777" w:rsidR="00194569" w:rsidRPr="00F178C3" w:rsidRDefault="00194569" w:rsidP="00194569">
            <w:pPr>
              <w:rPr>
                <w:ins w:id="2176" w:author="Bush, Brian" w:date="2020-09-13T18:57:00Z"/>
                <w:sz w:val="18"/>
                <w:szCs w:val="18"/>
                <w:rPrChange w:id="2177" w:author="Bush, Brian" w:date="2020-09-13T19:10:00Z">
                  <w:rPr>
                    <w:ins w:id="2178" w:author="Bush, Brian" w:date="2020-09-13T18:57:00Z"/>
                  </w:rPr>
                </w:rPrChange>
              </w:rPr>
            </w:pPr>
            <w:ins w:id="2179" w:author="Bush, Brian" w:date="2020-09-13T18:57:00Z">
              <w:r w:rsidRPr="00F178C3">
                <w:rPr>
                  <w:sz w:val="18"/>
                  <w:szCs w:val="18"/>
                  <w:rPrChange w:id="2180" w:author="Bush, Brian" w:date="2020-09-13T19:10:00Z">
                    <w:rPr/>
                  </w:rPrChange>
                </w:rPr>
                <w:t>incumbent starting price</w:t>
              </w:r>
            </w:ins>
          </w:p>
        </w:tc>
      </w:tr>
      <w:tr w:rsidR="00194569" w:rsidRPr="00F178C3" w14:paraId="26E6CFA8" w14:textId="77777777" w:rsidTr="00194569">
        <w:trPr>
          <w:ins w:id="2181" w:author="Bush, Brian" w:date="2020-09-13T18:57:00Z"/>
        </w:trPr>
        <w:tc>
          <w:tcPr>
            <w:tcW w:w="0" w:type="auto"/>
            <w:vMerge/>
            <w:tcPrChange w:id="2182" w:author="Bush, Brian" w:date="2020-09-13T19:03:00Z">
              <w:tcPr>
                <w:tcW w:w="4675" w:type="dxa"/>
                <w:vMerge/>
              </w:tcPr>
            </w:tcPrChange>
          </w:tcPr>
          <w:p w14:paraId="3B1F074F" w14:textId="5A8DEE87" w:rsidR="00194569" w:rsidRPr="00F178C3" w:rsidRDefault="00194569" w:rsidP="00194569">
            <w:pPr>
              <w:rPr>
                <w:ins w:id="2183" w:author="Bush, Brian" w:date="2020-09-13T18:57:00Z"/>
                <w:sz w:val="18"/>
                <w:szCs w:val="18"/>
                <w:rPrChange w:id="2184" w:author="Bush, Brian" w:date="2020-09-13T19:10:00Z">
                  <w:rPr>
                    <w:ins w:id="2185" w:author="Bush, Brian" w:date="2020-09-13T18:57:00Z"/>
                  </w:rPr>
                </w:rPrChange>
              </w:rPr>
            </w:pPr>
          </w:p>
        </w:tc>
        <w:tc>
          <w:tcPr>
            <w:tcW w:w="0" w:type="auto"/>
            <w:tcPrChange w:id="2186" w:author="Bush, Brian" w:date="2020-09-13T19:03:00Z">
              <w:tcPr>
                <w:tcW w:w="4675" w:type="dxa"/>
              </w:tcPr>
            </w:tcPrChange>
          </w:tcPr>
          <w:p w14:paraId="30682882" w14:textId="77777777" w:rsidR="00194569" w:rsidRPr="00F178C3" w:rsidRDefault="00194569" w:rsidP="00194569">
            <w:pPr>
              <w:rPr>
                <w:ins w:id="2187" w:author="Bush, Brian" w:date="2020-09-13T18:57:00Z"/>
                <w:sz w:val="18"/>
                <w:szCs w:val="18"/>
                <w:rPrChange w:id="2188" w:author="Bush, Brian" w:date="2020-09-13T19:10:00Z">
                  <w:rPr>
                    <w:ins w:id="2189" w:author="Bush, Brian" w:date="2020-09-13T18:57:00Z"/>
                  </w:rPr>
                </w:rPrChange>
              </w:rPr>
            </w:pPr>
            <w:ins w:id="2190" w:author="Bush, Brian" w:date="2020-09-13T18:57:00Z">
              <w:r w:rsidRPr="00F178C3">
                <w:rPr>
                  <w:sz w:val="18"/>
                  <w:szCs w:val="18"/>
                  <w:rPrChange w:id="2191" w:author="Bush, Brian" w:date="2020-09-13T19:10:00Z">
                    <w:rPr/>
                  </w:rPrChange>
                </w:rPr>
                <w:t>initial market size</w:t>
              </w:r>
            </w:ins>
          </w:p>
        </w:tc>
      </w:tr>
      <w:tr w:rsidR="00194569" w:rsidRPr="00F178C3" w14:paraId="280BC0CA" w14:textId="77777777" w:rsidTr="00194569">
        <w:trPr>
          <w:ins w:id="2192" w:author="Bush, Brian" w:date="2020-09-13T18:57:00Z"/>
        </w:trPr>
        <w:tc>
          <w:tcPr>
            <w:tcW w:w="0" w:type="auto"/>
            <w:vMerge/>
            <w:tcPrChange w:id="2193" w:author="Bush, Brian" w:date="2020-09-13T19:03:00Z">
              <w:tcPr>
                <w:tcW w:w="4675" w:type="dxa"/>
                <w:vMerge/>
              </w:tcPr>
            </w:tcPrChange>
          </w:tcPr>
          <w:p w14:paraId="7FB91DFE" w14:textId="20A40E3A" w:rsidR="00194569" w:rsidRPr="00F178C3" w:rsidRDefault="00194569" w:rsidP="00194569">
            <w:pPr>
              <w:rPr>
                <w:ins w:id="2194" w:author="Bush, Brian" w:date="2020-09-13T18:57:00Z"/>
                <w:sz w:val="18"/>
                <w:szCs w:val="18"/>
                <w:rPrChange w:id="2195" w:author="Bush, Brian" w:date="2020-09-13T19:10:00Z">
                  <w:rPr>
                    <w:ins w:id="2196" w:author="Bush, Brian" w:date="2020-09-13T18:57:00Z"/>
                  </w:rPr>
                </w:rPrChange>
              </w:rPr>
            </w:pPr>
          </w:p>
        </w:tc>
        <w:tc>
          <w:tcPr>
            <w:tcW w:w="0" w:type="auto"/>
            <w:tcPrChange w:id="2197" w:author="Bush, Brian" w:date="2020-09-13T19:03:00Z">
              <w:tcPr>
                <w:tcW w:w="4675" w:type="dxa"/>
              </w:tcPr>
            </w:tcPrChange>
          </w:tcPr>
          <w:p w14:paraId="7BC0A1CA" w14:textId="77777777" w:rsidR="00194569" w:rsidRPr="00F178C3" w:rsidRDefault="00194569" w:rsidP="00194569">
            <w:pPr>
              <w:rPr>
                <w:ins w:id="2198" w:author="Bush, Brian" w:date="2020-09-13T18:57:00Z"/>
                <w:sz w:val="18"/>
                <w:szCs w:val="18"/>
                <w:rPrChange w:id="2199" w:author="Bush, Brian" w:date="2020-09-13T19:10:00Z">
                  <w:rPr>
                    <w:ins w:id="2200" w:author="Bush, Brian" w:date="2020-09-13T18:57:00Z"/>
                  </w:rPr>
                </w:rPrChange>
              </w:rPr>
            </w:pPr>
            <w:ins w:id="2201" w:author="Bush, Brian" w:date="2020-09-13T18:57:00Z">
              <w:r w:rsidRPr="00F178C3">
                <w:rPr>
                  <w:sz w:val="18"/>
                  <w:szCs w:val="18"/>
                  <w:rPrChange w:id="2202" w:author="Bush, Brian" w:date="2020-09-13T19:10:00Z">
                    <w:rPr/>
                  </w:rPrChange>
                </w:rPr>
                <w:t>long term market size</w:t>
              </w:r>
            </w:ins>
          </w:p>
        </w:tc>
      </w:tr>
      <w:tr w:rsidR="00194569" w:rsidRPr="00F178C3" w14:paraId="572E1D8E" w14:textId="77777777" w:rsidTr="00194569">
        <w:trPr>
          <w:ins w:id="2203" w:author="Bush, Brian" w:date="2020-09-13T18:57:00Z"/>
        </w:trPr>
        <w:tc>
          <w:tcPr>
            <w:tcW w:w="0" w:type="auto"/>
            <w:vMerge/>
            <w:tcPrChange w:id="2204" w:author="Bush, Brian" w:date="2020-09-13T19:03:00Z">
              <w:tcPr>
                <w:tcW w:w="4675" w:type="dxa"/>
                <w:vMerge/>
              </w:tcPr>
            </w:tcPrChange>
          </w:tcPr>
          <w:p w14:paraId="65EFC957" w14:textId="3D519CAA" w:rsidR="00194569" w:rsidRPr="00F178C3" w:rsidRDefault="00194569" w:rsidP="00194569">
            <w:pPr>
              <w:rPr>
                <w:ins w:id="2205" w:author="Bush, Brian" w:date="2020-09-13T18:57:00Z"/>
                <w:sz w:val="18"/>
                <w:szCs w:val="18"/>
                <w:rPrChange w:id="2206" w:author="Bush, Brian" w:date="2020-09-13T19:10:00Z">
                  <w:rPr>
                    <w:ins w:id="2207" w:author="Bush, Brian" w:date="2020-09-13T18:57:00Z"/>
                  </w:rPr>
                </w:rPrChange>
              </w:rPr>
            </w:pPr>
          </w:p>
        </w:tc>
        <w:tc>
          <w:tcPr>
            <w:tcW w:w="0" w:type="auto"/>
            <w:tcPrChange w:id="2208" w:author="Bush, Brian" w:date="2020-09-13T19:03:00Z">
              <w:tcPr>
                <w:tcW w:w="4675" w:type="dxa"/>
              </w:tcPr>
            </w:tcPrChange>
          </w:tcPr>
          <w:p w14:paraId="3B0C0525" w14:textId="77777777" w:rsidR="00194569" w:rsidRPr="00F178C3" w:rsidRDefault="00194569" w:rsidP="00194569">
            <w:pPr>
              <w:rPr>
                <w:ins w:id="2209" w:author="Bush, Brian" w:date="2020-09-13T18:57:00Z"/>
                <w:sz w:val="18"/>
                <w:szCs w:val="18"/>
                <w:rPrChange w:id="2210" w:author="Bush, Brian" w:date="2020-09-13T19:10:00Z">
                  <w:rPr>
                    <w:ins w:id="2211" w:author="Bush, Brian" w:date="2020-09-13T18:57:00Z"/>
                  </w:rPr>
                </w:rPrChange>
              </w:rPr>
            </w:pPr>
            <w:ins w:id="2212" w:author="Bush, Brian" w:date="2020-09-13T18:57:00Z">
              <w:r w:rsidRPr="00F178C3">
                <w:rPr>
                  <w:sz w:val="18"/>
                  <w:szCs w:val="18"/>
                  <w:rPrChange w:id="2213" w:author="Bush, Brian" w:date="2020-09-13T19:10:00Z">
                    <w:rPr/>
                  </w:rPrChange>
                </w:rPr>
                <w:t>market growth rate</w:t>
              </w:r>
            </w:ins>
          </w:p>
        </w:tc>
      </w:tr>
      <w:tr w:rsidR="00194569" w:rsidRPr="00F178C3" w14:paraId="01752819" w14:textId="77777777" w:rsidTr="00194569">
        <w:trPr>
          <w:ins w:id="2214" w:author="Bush, Brian" w:date="2020-09-13T18:57:00Z"/>
        </w:trPr>
        <w:tc>
          <w:tcPr>
            <w:tcW w:w="0" w:type="auto"/>
            <w:vMerge/>
            <w:tcPrChange w:id="2215" w:author="Bush, Brian" w:date="2020-09-13T19:03:00Z">
              <w:tcPr>
                <w:tcW w:w="4675" w:type="dxa"/>
                <w:vMerge/>
              </w:tcPr>
            </w:tcPrChange>
          </w:tcPr>
          <w:p w14:paraId="1F30A482" w14:textId="0E199DD7" w:rsidR="00194569" w:rsidRPr="00F178C3" w:rsidRDefault="00194569" w:rsidP="00194569">
            <w:pPr>
              <w:rPr>
                <w:ins w:id="2216" w:author="Bush, Brian" w:date="2020-09-13T18:57:00Z"/>
                <w:sz w:val="18"/>
                <w:szCs w:val="18"/>
                <w:rPrChange w:id="2217" w:author="Bush, Brian" w:date="2020-09-13T19:10:00Z">
                  <w:rPr>
                    <w:ins w:id="2218" w:author="Bush, Brian" w:date="2020-09-13T18:57:00Z"/>
                  </w:rPr>
                </w:rPrChange>
              </w:rPr>
            </w:pPr>
          </w:p>
        </w:tc>
        <w:tc>
          <w:tcPr>
            <w:tcW w:w="0" w:type="auto"/>
            <w:tcPrChange w:id="2219" w:author="Bush, Brian" w:date="2020-09-13T19:03:00Z">
              <w:tcPr>
                <w:tcW w:w="4675" w:type="dxa"/>
              </w:tcPr>
            </w:tcPrChange>
          </w:tcPr>
          <w:p w14:paraId="2823D37D" w14:textId="77777777" w:rsidR="00194569" w:rsidRPr="00F178C3" w:rsidRDefault="00194569" w:rsidP="00194569">
            <w:pPr>
              <w:rPr>
                <w:ins w:id="2220" w:author="Bush, Brian" w:date="2020-09-13T18:57:00Z"/>
                <w:sz w:val="18"/>
                <w:szCs w:val="18"/>
                <w:rPrChange w:id="2221" w:author="Bush, Brian" w:date="2020-09-13T19:10:00Z">
                  <w:rPr>
                    <w:ins w:id="2222" w:author="Bush, Brian" w:date="2020-09-13T18:57:00Z"/>
                  </w:rPr>
                </w:rPrChange>
              </w:rPr>
            </w:pPr>
            <w:ins w:id="2223" w:author="Bush, Brian" w:date="2020-09-13T18:57:00Z">
              <w:r w:rsidRPr="00F178C3">
                <w:rPr>
                  <w:sz w:val="18"/>
                  <w:szCs w:val="18"/>
                  <w:rPrChange w:id="2224" w:author="Bush, Brian" w:date="2020-09-13T19:10:00Z">
                    <w:rPr/>
                  </w:rPrChange>
                </w:rPr>
                <w:t>retrofit delay</w:t>
              </w:r>
            </w:ins>
          </w:p>
        </w:tc>
      </w:tr>
      <w:tr w:rsidR="00194569" w:rsidRPr="00F178C3" w14:paraId="26192DCE" w14:textId="77777777" w:rsidTr="00194569">
        <w:trPr>
          <w:ins w:id="2225" w:author="Bush, Brian" w:date="2020-09-13T18:57:00Z"/>
        </w:trPr>
        <w:tc>
          <w:tcPr>
            <w:tcW w:w="0" w:type="auto"/>
            <w:vMerge w:val="restart"/>
            <w:tcPrChange w:id="2226" w:author="Bush, Brian" w:date="2020-09-13T19:03:00Z">
              <w:tcPr>
                <w:tcW w:w="4675" w:type="dxa"/>
                <w:vMerge w:val="restart"/>
              </w:tcPr>
            </w:tcPrChange>
          </w:tcPr>
          <w:p w14:paraId="068FF7B7" w14:textId="2096D20D" w:rsidR="00194569" w:rsidRPr="00F178C3" w:rsidRDefault="00194569" w:rsidP="007079E0">
            <w:pPr>
              <w:rPr>
                <w:ins w:id="2227" w:author="Bush, Brian" w:date="2020-09-13T18:57:00Z"/>
                <w:sz w:val="18"/>
                <w:szCs w:val="18"/>
                <w:rPrChange w:id="2228" w:author="Bush, Brian" w:date="2020-09-13T19:10:00Z">
                  <w:rPr>
                    <w:ins w:id="2229" w:author="Bush, Brian" w:date="2020-09-13T18:57:00Z"/>
                  </w:rPr>
                </w:rPrChange>
              </w:rPr>
            </w:pPr>
            <w:ins w:id="2230" w:author="Bush, Brian" w:date="2020-09-13T18:57:00Z">
              <w:r w:rsidRPr="00F178C3">
                <w:rPr>
                  <w:sz w:val="18"/>
                  <w:szCs w:val="18"/>
                  <w:rPrChange w:id="2231" w:author="Bush, Brian" w:date="2020-09-13T19:10:00Z">
                    <w:rPr/>
                  </w:rPrChange>
                </w:rPr>
                <w:t>Piloting</w:t>
              </w:r>
            </w:ins>
          </w:p>
        </w:tc>
        <w:tc>
          <w:tcPr>
            <w:tcW w:w="0" w:type="auto"/>
            <w:tcPrChange w:id="2232" w:author="Bush, Brian" w:date="2020-09-13T19:03:00Z">
              <w:tcPr>
                <w:tcW w:w="4675" w:type="dxa"/>
              </w:tcPr>
            </w:tcPrChange>
          </w:tcPr>
          <w:p w14:paraId="5C1ED689" w14:textId="77777777" w:rsidR="00194569" w:rsidRPr="00F178C3" w:rsidRDefault="00194569" w:rsidP="00194569">
            <w:pPr>
              <w:rPr>
                <w:ins w:id="2233" w:author="Bush, Brian" w:date="2020-09-13T18:57:00Z"/>
                <w:sz w:val="18"/>
                <w:szCs w:val="18"/>
                <w:rPrChange w:id="2234" w:author="Bush, Brian" w:date="2020-09-13T19:10:00Z">
                  <w:rPr>
                    <w:ins w:id="2235" w:author="Bush, Brian" w:date="2020-09-13T18:57:00Z"/>
                  </w:rPr>
                </w:rPrChange>
              </w:rPr>
            </w:pPr>
            <w:ins w:id="2236" w:author="Bush, Brian" w:date="2020-09-13T18:57:00Z">
              <w:r w:rsidRPr="00F178C3">
                <w:rPr>
                  <w:sz w:val="18"/>
                  <w:szCs w:val="18"/>
                  <w:rPrChange w:id="2237" w:author="Bush, Brian" w:date="2020-09-13T19:10:00Z">
                    <w:rPr/>
                  </w:rPrChange>
                </w:rPr>
                <w:t>researching impact on piloting</w:t>
              </w:r>
            </w:ins>
          </w:p>
        </w:tc>
      </w:tr>
      <w:tr w:rsidR="00194569" w:rsidRPr="00F178C3" w14:paraId="7E2F5425" w14:textId="77777777" w:rsidTr="00194569">
        <w:trPr>
          <w:ins w:id="2238" w:author="Bush, Brian" w:date="2020-09-13T18:57:00Z"/>
        </w:trPr>
        <w:tc>
          <w:tcPr>
            <w:tcW w:w="0" w:type="auto"/>
            <w:vMerge/>
            <w:tcPrChange w:id="2239" w:author="Bush, Brian" w:date="2020-09-13T19:03:00Z">
              <w:tcPr>
                <w:tcW w:w="4675" w:type="dxa"/>
                <w:vMerge/>
              </w:tcPr>
            </w:tcPrChange>
          </w:tcPr>
          <w:p w14:paraId="2EFEFEDF" w14:textId="3BC845BB" w:rsidR="00194569" w:rsidRPr="00F178C3" w:rsidRDefault="00194569" w:rsidP="00194569">
            <w:pPr>
              <w:rPr>
                <w:ins w:id="2240" w:author="Bush, Brian" w:date="2020-09-13T18:57:00Z"/>
                <w:sz w:val="18"/>
                <w:szCs w:val="18"/>
                <w:rPrChange w:id="2241" w:author="Bush, Brian" w:date="2020-09-13T19:10:00Z">
                  <w:rPr>
                    <w:ins w:id="2242" w:author="Bush, Brian" w:date="2020-09-13T18:57:00Z"/>
                  </w:rPr>
                </w:rPrChange>
              </w:rPr>
            </w:pPr>
          </w:p>
        </w:tc>
        <w:tc>
          <w:tcPr>
            <w:tcW w:w="0" w:type="auto"/>
            <w:tcPrChange w:id="2243" w:author="Bush, Brian" w:date="2020-09-13T19:03:00Z">
              <w:tcPr>
                <w:tcW w:w="4675" w:type="dxa"/>
              </w:tcPr>
            </w:tcPrChange>
          </w:tcPr>
          <w:p w14:paraId="07846BFC" w14:textId="77777777" w:rsidR="00194569" w:rsidRPr="00F178C3" w:rsidRDefault="00194569" w:rsidP="00194569">
            <w:pPr>
              <w:rPr>
                <w:ins w:id="2244" w:author="Bush, Brian" w:date="2020-09-13T18:57:00Z"/>
                <w:sz w:val="18"/>
                <w:szCs w:val="18"/>
                <w:rPrChange w:id="2245" w:author="Bush, Brian" w:date="2020-09-13T19:10:00Z">
                  <w:rPr>
                    <w:ins w:id="2246" w:author="Bush, Brian" w:date="2020-09-13T18:57:00Z"/>
                  </w:rPr>
                </w:rPrChange>
              </w:rPr>
            </w:pPr>
            <w:ins w:id="2247" w:author="Bush, Brian" w:date="2020-09-13T18:57:00Z">
              <w:r w:rsidRPr="00F178C3">
                <w:rPr>
                  <w:sz w:val="18"/>
                  <w:szCs w:val="18"/>
                  <w:rPrChange w:id="2248" w:author="Bush, Brian" w:date="2020-09-13T19:10:00Z">
                    <w:rPr/>
                  </w:rPrChange>
                </w:rPr>
                <w:t>startup piloting period</w:t>
              </w:r>
            </w:ins>
          </w:p>
        </w:tc>
      </w:tr>
      <w:tr w:rsidR="00194569" w:rsidRPr="00F178C3" w14:paraId="24CFA499" w14:textId="77777777" w:rsidTr="00194569">
        <w:trPr>
          <w:ins w:id="2249" w:author="Bush, Brian" w:date="2020-09-13T18:57:00Z"/>
        </w:trPr>
        <w:tc>
          <w:tcPr>
            <w:tcW w:w="0" w:type="auto"/>
            <w:vMerge/>
            <w:tcPrChange w:id="2250" w:author="Bush, Brian" w:date="2020-09-13T19:03:00Z">
              <w:tcPr>
                <w:tcW w:w="4675" w:type="dxa"/>
                <w:vMerge/>
              </w:tcPr>
            </w:tcPrChange>
          </w:tcPr>
          <w:p w14:paraId="78BC1915" w14:textId="10B07C27" w:rsidR="00194569" w:rsidRPr="00F178C3" w:rsidRDefault="00194569" w:rsidP="00194569">
            <w:pPr>
              <w:rPr>
                <w:ins w:id="2251" w:author="Bush, Brian" w:date="2020-09-13T18:57:00Z"/>
                <w:sz w:val="18"/>
                <w:szCs w:val="18"/>
                <w:rPrChange w:id="2252" w:author="Bush, Brian" w:date="2020-09-13T19:10:00Z">
                  <w:rPr>
                    <w:ins w:id="2253" w:author="Bush, Brian" w:date="2020-09-13T18:57:00Z"/>
                  </w:rPr>
                </w:rPrChange>
              </w:rPr>
            </w:pPr>
          </w:p>
        </w:tc>
        <w:tc>
          <w:tcPr>
            <w:tcW w:w="0" w:type="auto"/>
            <w:tcPrChange w:id="2254" w:author="Bush, Brian" w:date="2020-09-13T19:03:00Z">
              <w:tcPr>
                <w:tcW w:w="4675" w:type="dxa"/>
              </w:tcPr>
            </w:tcPrChange>
          </w:tcPr>
          <w:p w14:paraId="631B2E64" w14:textId="77777777" w:rsidR="00194569" w:rsidRPr="00F178C3" w:rsidRDefault="00194569" w:rsidP="00194569">
            <w:pPr>
              <w:rPr>
                <w:ins w:id="2255" w:author="Bush, Brian" w:date="2020-09-13T18:57:00Z"/>
                <w:sz w:val="18"/>
                <w:szCs w:val="18"/>
                <w:rPrChange w:id="2256" w:author="Bush, Brian" w:date="2020-09-13T19:10:00Z">
                  <w:rPr>
                    <w:ins w:id="2257" w:author="Bush, Brian" w:date="2020-09-13T18:57:00Z"/>
                  </w:rPr>
                </w:rPrChange>
              </w:rPr>
            </w:pPr>
            <w:ins w:id="2258" w:author="Bush, Brian" w:date="2020-09-13T18:57:00Z">
              <w:r w:rsidRPr="00F178C3">
                <w:rPr>
                  <w:sz w:val="18"/>
                  <w:szCs w:val="18"/>
                  <w:rPrChange w:id="2259" w:author="Bush, Brian" w:date="2020-09-13T19:10:00Z">
                    <w:rPr/>
                  </w:rPrChange>
                </w:rPr>
                <w:t>startup piloting rate</w:t>
              </w:r>
            </w:ins>
          </w:p>
        </w:tc>
      </w:tr>
      <w:tr w:rsidR="00194569" w:rsidRPr="00F178C3" w14:paraId="725BB28A" w14:textId="77777777" w:rsidTr="00194569">
        <w:trPr>
          <w:ins w:id="2260" w:author="Bush, Brian" w:date="2020-09-13T18:57:00Z"/>
        </w:trPr>
        <w:tc>
          <w:tcPr>
            <w:tcW w:w="0" w:type="auto"/>
            <w:vMerge/>
            <w:tcPrChange w:id="2261" w:author="Bush, Brian" w:date="2020-09-13T19:03:00Z">
              <w:tcPr>
                <w:tcW w:w="4675" w:type="dxa"/>
                <w:vMerge/>
              </w:tcPr>
            </w:tcPrChange>
          </w:tcPr>
          <w:p w14:paraId="4CEA3522" w14:textId="6B739E40" w:rsidR="00194569" w:rsidRPr="00F178C3" w:rsidRDefault="00194569" w:rsidP="00194569">
            <w:pPr>
              <w:rPr>
                <w:ins w:id="2262" w:author="Bush, Brian" w:date="2020-09-13T18:57:00Z"/>
                <w:sz w:val="18"/>
                <w:szCs w:val="18"/>
                <w:rPrChange w:id="2263" w:author="Bush, Brian" w:date="2020-09-13T19:10:00Z">
                  <w:rPr>
                    <w:ins w:id="2264" w:author="Bush, Brian" w:date="2020-09-13T18:57:00Z"/>
                  </w:rPr>
                </w:rPrChange>
              </w:rPr>
            </w:pPr>
          </w:p>
        </w:tc>
        <w:tc>
          <w:tcPr>
            <w:tcW w:w="0" w:type="auto"/>
            <w:tcPrChange w:id="2265" w:author="Bush, Brian" w:date="2020-09-13T19:03:00Z">
              <w:tcPr>
                <w:tcW w:w="4675" w:type="dxa"/>
              </w:tcPr>
            </w:tcPrChange>
          </w:tcPr>
          <w:p w14:paraId="500531FE" w14:textId="77777777" w:rsidR="00194569" w:rsidRPr="00F178C3" w:rsidRDefault="00194569" w:rsidP="00194569">
            <w:pPr>
              <w:rPr>
                <w:ins w:id="2266" w:author="Bush, Brian" w:date="2020-09-13T18:57:00Z"/>
                <w:sz w:val="18"/>
                <w:szCs w:val="18"/>
                <w:rPrChange w:id="2267" w:author="Bush, Brian" w:date="2020-09-13T19:10:00Z">
                  <w:rPr>
                    <w:ins w:id="2268" w:author="Bush, Brian" w:date="2020-09-13T18:57:00Z"/>
                  </w:rPr>
                </w:rPrChange>
              </w:rPr>
            </w:pPr>
            <w:ins w:id="2269" w:author="Bush, Brian" w:date="2020-09-13T18:57:00Z">
              <w:r w:rsidRPr="00F178C3">
                <w:rPr>
                  <w:sz w:val="18"/>
                  <w:szCs w:val="18"/>
                  <w:rPrChange w:id="2270" w:author="Bush, Brian" w:date="2020-09-13T19:10:00Z">
                    <w:rPr/>
                  </w:rPrChange>
                </w:rPr>
                <w:t>target pilot hours</w:t>
              </w:r>
            </w:ins>
          </w:p>
        </w:tc>
      </w:tr>
      <w:tr w:rsidR="00194569" w:rsidRPr="00F178C3" w14:paraId="38C13AAB" w14:textId="77777777" w:rsidTr="00194569">
        <w:trPr>
          <w:ins w:id="2271" w:author="Bush, Brian" w:date="2020-09-13T18:57:00Z"/>
        </w:trPr>
        <w:tc>
          <w:tcPr>
            <w:tcW w:w="0" w:type="auto"/>
            <w:tcPrChange w:id="2272" w:author="Bush, Brian" w:date="2020-09-13T19:03:00Z">
              <w:tcPr>
                <w:tcW w:w="4675" w:type="dxa"/>
              </w:tcPr>
            </w:tcPrChange>
          </w:tcPr>
          <w:p w14:paraId="42DD4D19" w14:textId="77777777" w:rsidR="00194569" w:rsidRPr="00F178C3" w:rsidRDefault="00194569" w:rsidP="00194569">
            <w:pPr>
              <w:rPr>
                <w:ins w:id="2273" w:author="Bush, Brian" w:date="2020-09-13T18:57:00Z"/>
                <w:sz w:val="18"/>
                <w:szCs w:val="18"/>
                <w:rPrChange w:id="2274" w:author="Bush, Brian" w:date="2020-09-13T19:10:00Z">
                  <w:rPr>
                    <w:ins w:id="2275" w:author="Bush, Brian" w:date="2020-09-13T18:57:00Z"/>
                  </w:rPr>
                </w:rPrChange>
              </w:rPr>
            </w:pPr>
            <w:ins w:id="2276" w:author="Bush, Brian" w:date="2020-09-13T18:57:00Z">
              <w:r w:rsidRPr="00F178C3">
                <w:rPr>
                  <w:sz w:val="18"/>
                  <w:szCs w:val="18"/>
                  <w:rPrChange w:id="2277" w:author="Bush, Brian" w:date="2020-09-13T19:10:00Z">
                    <w:rPr/>
                  </w:rPrChange>
                </w:rPr>
                <w:t>Randomization</w:t>
              </w:r>
            </w:ins>
          </w:p>
        </w:tc>
        <w:tc>
          <w:tcPr>
            <w:tcW w:w="0" w:type="auto"/>
            <w:tcPrChange w:id="2278" w:author="Bush, Brian" w:date="2020-09-13T19:03:00Z">
              <w:tcPr>
                <w:tcW w:w="4675" w:type="dxa"/>
              </w:tcPr>
            </w:tcPrChange>
          </w:tcPr>
          <w:p w14:paraId="3EE38063" w14:textId="77777777" w:rsidR="00194569" w:rsidRPr="00F178C3" w:rsidRDefault="00194569" w:rsidP="00194569">
            <w:pPr>
              <w:rPr>
                <w:ins w:id="2279" w:author="Bush, Brian" w:date="2020-09-13T18:57:00Z"/>
                <w:sz w:val="18"/>
                <w:szCs w:val="18"/>
                <w:rPrChange w:id="2280" w:author="Bush, Brian" w:date="2020-09-13T19:10:00Z">
                  <w:rPr>
                    <w:ins w:id="2281" w:author="Bush, Brian" w:date="2020-09-13T18:57:00Z"/>
                  </w:rPr>
                </w:rPrChange>
              </w:rPr>
            </w:pPr>
            <w:ins w:id="2282" w:author="Bush, Brian" w:date="2020-09-13T18:57:00Z">
              <w:r w:rsidRPr="00F178C3">
                <w:rPr>
                  <w:sz w:val="18"/>
                  <w:szCs w:val="18"/>
                  <w:rPrChange w:id="2283" w:author="Bush, Brian" w:date="2020-09-13T19:10:00Z">
                    <w:rPr/>
                  </w:rPrChange>
                </w:rPr>
                <w:t>random stream</w:t>
              </w:r>
            </w:ins>
          </w:p>
        </w:tc>
      </w:tr>
      <w:tr w:rsidR="00194569" w:rsidRPr="00F178C3" w14:paraId="4C4F8806" w14:textId="77777777" w:rsidTr="00194569">
        <w:trPr>
          <w:ins w:id="2284" w:author="Bush, Brian" w:date="2020-09-13T18:57:00Z"/>
        </w:trPr>
        <w:tc>
          <w:tcPr>
            <w:tcW w:w="0" w:type="auto"/>
            <w:vMerge w:val="restart"/>
            <w:tcPrChange w:id="2285" w:author="Bush, Brian" w:date="2020-09-13T19:03:00Z">
              <w:tcPr>
                <w:tcW w:w="4675" w:type="dxa"/>
                <w:vMerge w:val="restart"/>
              </w:tcPr>
            </w:tcPrChange>
          </w:tcPr>
          <w:p w14:paraId="67F490C1" w14:textId="25299235" w:rsidR="00194569" w:rsidRPr="00F178C3" w:rsidRDefault="00194569" w:rsidP="007079E0">
            <w:pPr>
              <w:rPr>
                <w:ins w:id="2286" w:author="Bush, Brian" w:date="2020-09-13T18:57:00Z"/>
                <w:sz w:val="18"/>
                <w:szCs w:val="18"/>
                <w:rPrChange w:id="2287" w:author="Bush, Brian" w:date="2020-09-13T19:10:00Z">
                  <w:rPr>
                    <w:ins w:id="2288" w:author="Bush, Brian" w:date="2020-09-13T18:57:00Z"/>
                  </w:rPr>
                </w:rPrChange>
              </w:rPr>
            </w:pPr>
            <w:ins w:id="2289" w:author="Bush, Brian" w:date="2020-09-13T18:57:00Z">
              <w:r w:rsidRPr="00F178C3">
                <w:rPr>
                  <w:sz w:val="18"/>
                  <w:szCs w:val="18"/>
                  <w:rPrChange w:id="2290" w:author="Bush, Brian" w:date="2020-09-13T19:10:00Z">
                    <w:rPr/>
                  </w:rPrChange>
                </w:rPr>
                <w:t>Regulatory Approval</w:t>
              </w:r>
            </w:ins>
          </w:p>
        </w:tc>
        <w:tc>
          <w:tcPr>
            <w:tcW w:w="0" w:type="auto"/>
            <w:tcPrChange w:id="2291" w:author="Bush, Brian" w:date="2020-09-13T19:03:00Z">
              <w:tcPr>
                <w:tcW w:w="4675" w:type="dxa"/>
              </w:tcPr>
            </w:tcPrChange>
          </w:tcPr>
          <w:p w14:paraId="2C6225C4" w14:textId="77777777" w:rsidR="00194569" w:rsidRPr="00F178C3" w:rsidRDefault="00194569" w:rsidP="00194569">
            <w:pPr>
              <w:rPr>
                <w:ins w:id="2292" w:author="Bush, Brian" w:date="2020-09-13T18:57:00Z"/>
                <w:sz w:val="18"/>
                <w:szCs w:val="18"/>
                <w:rPrChange w:id="2293" w:author="Bush, Brian" w:date="2020-09-13T19:10:00Z">
                  <w:rPr>
                    <w:ins w:id="2294" w:author="Bush, Brian" w:date="2020-09-13T18:57:00Z"/>
                  </w:rPr>
                </w:rPrChange>
              </w:rPr>
            </w:pPr>
            <w:ins w:id="2295" w:author="Bush, Brian" w:date="2020-09-13T18:57:00Z">
              <w:r w:rsidRPr="00F178C3">
                <w:rPr>
                  <w:sz w:val="18"/>
                  <w:szCs w:val="18"/>
                  <w:rPrChange w:id="2296" w:author="Bush, Brian" w:date="2020-09-13T19:10:00Z">
                    <w:rPr/>
                  </w:rPrChange>
                </w:rPr>
                <w:t>feedstock approval maximum cost</w:t>
              </w:r>
            </w:ins>
          </w:p>
        </w:tc>
      </w:tr>
      <w:tr w:rsidR="00194569" w:rsidRPr="00F178C3" w14:paraId="624EE9C2" w14:textId="77777777" w:rsidTr="00194569">
        <w:trPr>
          <w:ins w:id="2297" w:author="Bush, Brian" w:date="2020-09-13T18:57:00Z"/>
        </w:trPr>
        <w:tc>
          <w:tcPr>
            <w:tcW w:w="0" w:type="auto"/>
            <w:vMerge/>
            <w:tcPrChange w:id="2298" w:author="Bush, Brian" w:date="2020-09-13T19:03:00Z">
              <w:tcPr>
                <w:tcW w:w="4675" w:type="dxa"/>
                <w:vMerge/>
              </w:tcPr>
            </w:tcPrChange>
          </w:tcPr>
          <w:p w14:paraId="22223462" w14:textId="1E843AAE" w:rsidR="00194569" w:rsidRPr="00F178C3" w:rsidRDefault="00194569" w:rsidP="00194569">
            <w:pPr>
              <w:rPr>
                <w:ins w:id="2299" w:author="Bush, Brian" w:date="2020-09-13T18:57:00Z"/>
                <w:sz w:val="18"/>
                <w:szCs w:val="18"/>
                <w:rPrChange w:id="2300" w:author="Bush, Brian" w:date="2020-09-13T19:10:00Z">
                  <w:rPr>
                    <w:ins w:id="2301" w:author="Bush, Brian" w:date="2020-09-13T18:57:00Z"/>
                  </w:rPr>
                </w:rPrChange>
              </w:rPr>
            </w:pPr>
          </w:p>
        </w:tc>
        <w:tc>
          <w:tcPr>
            <w:tcW w:w="0" w:type="auto"/>
            <w:tcPrChange w:id="2302" w:author="Bush, Brian" w:date="2020-09-13T19:03:00Z">
              <w:tcPr>
                <w:tcW w:w="4675" w:type="dxa"/>
              </w:tcPr>
            </w:tcPrChange>
          </w:tcPr>
          <w:p w14:paraId="15406427" w14:textId="77777777" w:rsidR="00194569" w:rsidRPr="00F178C3" w:rsidRDefault="00194569" w:rsidP="00194569">
            <w:pPr>
              <w:rPr>
                <w:ins w:id="2303" w:author="Bush, Brian" w:date="2020-09-13T18:57:00Z"/>
                <w:sz w:val="18"/>
                <w:szCs w:val="18"/>
                <w:rPrChange w:id="2304" w:author="Bush, Brian" w:date="2020-09-13T19:10:00Z">
                  <w:rPr>
                    <w:ins w:id="2305" w:author="Bush, Brian" w:date="2020-09-13T18:57:00Z"/>
                  </w:rPr>
                </w:rPrChange>
              </w:rPr>
            </w:pPr>
            <w:ins w:id="2306" w:author="Bush, Brian" w:date="2020-09-13T18:57:00Z">
              <w:r w:rsidRPr="00F178C3">
                <w:rPr>
                  <w:sz w:val="18"/>
                  <w:szCs w:val="18"/>
                  <w:rPrChange w:id="2307" w:author="Bush, Brian" w:date="2020-09-13T19:10:00Z">
                    <w:rPr/>
                  </w:rPrChange>
                </w:rPr>
                <w:t>feedstock approval maximum time</w:t>
              </w:r>
            </w:ins>
          </w:p>
        </w:tc>
      </w:tr>
      <w:tr w:rsidR="00194569" w:rsidRPr="00F178C3" w14:paraId="2EADCD33" w14:textId="77777777" w:rsidTr="00194569">
        <w:trPr>
          <w:ins w:id="2308" w:author="Bush, Brian" w:date="2020-09-13T18:57:00Z"/>
        </w:trPr>
        <w:tc>
          <w:tcPr>
            <w:tcW w:w="0" w:type="auto"/>
            <w:vMerge/>
            <w:tcPrChange w:id="2309" w:author="Bush, Brian" w:date="2020-09-13T19:03:00Z">
              <w:tcPr>
                <w:tcW w:w="4675" w:type="dxa"/>
                <w:vMerge/>
              </w:tcPr>
            </w:tcPrChange>
          </w:tcPr>
          <w:p w14:paraId="086A9D28" w14:textId="7AE6AADD" w:rsidR="00194569" w:rsidRPr="00F178C3" w:rsidRDefault="00194569" w:rsidP="00194569">
            <w:pPr>
              <w:rPr>
                <w:ins w:id="2310" w:author="Bush, Brian" w:date="2020-09-13T18:57:00Z"/>
                <w:sz w:val="18"/>
                <w:szCs w:val="18"/>
                <w:rPrChange w:id="2311" w:author="Bush, Brian" w:date="2020-09-13T19:10:00Z">
                  <w:rPr>
                    <w:ins w:id="2312" w:author="Bush, Brian" w:date="2020-09-13T18:57:00Z"/>
                  </w:rPr>
                </w:rPrChange>
              </w:rPr>
            </w:pPr>
          </w:p>
        </w:tc>
        <w:tc>
          <w:tcPr>
            <w:tcW w:w="0" w:type="auto"/>
            <w:tcPrChange w:id="2313" w:author="Bush, Brian" w:date="2020-09-13T19:03:00Z">
              <w:tcPr>
                <w:tcW w:w="4675" w:type="dxa"/>
              </w:tcPr>
            </w:tcPrChange>
          </w:tcPr>
          <w:p w14:paraId="7D1BCDA9" w14:textId="77777777" w:rsidR="00194569" w:rsidRPr="00F178C3" w:rsidRDefault="00194569" w:rsidP="00194569">
            <w:pPr>
              <w:rPr>
                <w:ins w:id="2314" w:author="Bush, Brian" w:date="2020-09-13T18:57:00Z"/>
                <w:sz w:val="18"/>
                <w:szCs w:val="18"/>
                <w:rPrChange w:id="2315" w:author="Bush, Brian" w:date="2020-09-13T19:10:00Z">
                  <w:rPr>
                    <w:ins w:id="2316" w:author="Bush, Brian" w:date="2020-09-13T18:57:00Z"/>
                  </w:rPr>
                </w:rPrChange>
              </w:rPr>
            </w:pPr>
            <w:ins w:id="2317" w:author="Bush, Brian" w:date="2020-09-13T18:57:00Z">
              <w:r w:rsidRPr="00F178C3">
                <w:rPr>
                  <w:sz w:val="18"/>
                  <w:szCs w:val="18"/>
                  <w:rPrChange w:id="2318" w:author="Bush, Brian" w:date="2020-09-13T19:10:00Z">
                    <w:rPr/>
                  </w:rPrChange>
                </w:rPr>
                <w:t>feedstock approval required switch</w:t>
              </w:r>
            </w:ins>
          </w:p>
        </w:tc>
      </w:tr>
      <w:tr w:rsidR="00194569" w:rsidRPr="00F178C3" w14:paraId="5E2DAE1A" w14:textId="77777777" w:rsidTr="00194569">
        <w:trPr>
          <w:ins w:id="2319" w:author="Bush, Brian" w:date="2020-09-13T18:57:00Z"/>
        </w:trPr>
        <w:tc>
          <w:tcPr>
            <w:tcW w:w="0" w:type="auto"/>
            <w:vMerge/>
            <w:tcPrChange w:id="2320" w:author="Bush, Brian" w:date="2020-09-13T19:03:00Z">
              <w:tcPr>
                <w:tcW w:w="4675" w:type="dxa"/>
                <w:vMerge/>
              </w:tcPr>
            </w:tcPrChange>
          </w:tcPr>
          <w:p w14:paraId="5CA5DA4B" w14:textId="336245D8" w:rsidR="00194569" w:rsidRPr="00F178C3" w:rsidRDefault="00194569" w:rsidP="00194569">
            <w:pPr>
              <w:rPr>
                <w:ins w:id="2321" w:author="Bush, Brian" w:date="2020-09-13T18:57:00Z"/>
                <w:sz w:val="18"/>
                <w:szCs w:val="18"/>
                <w:rPrChange w:id="2322" w:author="Bush, Brian" w:date="2020-09-13T19:10:00Z">
                  <w:rPr>
                    <w:ins w:id="2323" w:author="Bush, Brian" w:date="2020-09-13T18:57:00Z"/>
                  </w:rPr>
                </w:rPrChange>
              </w:rPr>
            </w:pPr>
          </w:p>
        </w:tc>
        <w:tc>
          <w:tcPr>
            <w:tcW w:w="0" w:type="auto"/>
            <w:tcPrChange w:id="2324" w:author="Bush, Brian" w:date="2020-09-13T19:03:00Z">
              <w:tcPr>
                <w:tcW w:w="4675" w:type="dxa"/>
              </w:tcPr>
            </w:tcPrChange>
          </w:tcPr>
          <w:p w14:paraId="61B454FF" w14:textId="77777777" w:rsidR="00194569" w:rsidRPr="00F178C3" w:rsidRDefault="00194569" w:rsidP="00194569">
            <w:pPr>
              <w:rPr>
                <w:ins w:id="2325" w:author="Bush, Brian" w:date="2020-09-13T18:57:00Z"/>
                <w:sz w:val="18"/>
                <w:szCs w:val="18"/>
                <w:rPrChange w:id="2326" w:author="Bush, Brian" w:date="2020-09-13T19:10:00Z">
                  <w:rPr>
                    <w:ins w:id="2327" w:author="Bush, Brian" w:date="2020-09-13T18:57:00Z"/>
                  </w:rPr>
                </w:rPrChange>
              </w:rPr>
            </w:pPr>
            <w:ins w:id="2328" w:author="Bush, Brian" w:date="2020-09-13T18:57:00Z">
              <w:r w:rsidRPr="00F178C3">
                <w:rPr>
                  <w:sz w:val="18"/>
                  <w:szCs w:val="18"/>
                  <w:rPrChange w:id="2329" w:author="Bush, Brian" w:date="2020-09-13T19:10:00Z">
                    <w:rPr/>
                  </w:rPrChange>
                </w:rPr>
                <w:t>pathway approval maximum cost</w:t>
              </w:r>
            </w:ins>
          </w:p>
        </w:tc>
      </w:tr>
      <w:tr w:rsidR="00194569" w:rsidRPr="00F178C3" w14:paraId="49919754" w14:textId="77777777" w:rsidTr="00194569">
        <w:trPr>
          <w:ins w:id="2330" w:author="Bush, Brian" w:date="2020-09-13T18:57:00Z"/>
        </w:trPr>
        <w:tc>
          <w:tcPr>
            <w:tcW w:w="0" w:type="auto"/>
            <w:vMerge/>
            <w:tcPrChange w:id="2331" w:author="Bush, Brian" w:date="2020-09-13T19:03:00Z">
              <w:tcPr>
                <w:tcW w:w="4675" w:type="dxa"/>
                <w:vMerge/>
              </w:tcPr>
            </w:tcPrChange>
          </w:tcPr>
          <w:p w14:paraId="197CF1C4" w14:textId="37229023" w:rsidR="00194569" w:rsidRPr="00F178C3" w:rsidRDefault="00194569" w:rsidP="00194569">
            <w:pPr>
              <w:rPr>
                <w:ins w:id="2332" w:author="Bush, Brian" w:date="2020-09-13T18:57:00Z"/>
                <w:sz w:val="18"/>
                <w:szCs w:val="18"/>
                <w:rPrChange w:id="2333" w:author="Bush, Brian" w:date="2020-09-13T19:10:00Z">
                  <w:rPr>
                    <w:ins w:id="2334" w:author="Bush, Brian" w:date="2020-09-13T18:57:00Z"/>
                  </w:rPr>
                </w:rPrChange>
              </w:rPr>
            </w:pPr>
          </w:p>
        </w:tc>
        <w:tc>
          <w:tcPr>
            <w:tcW w:w="0" w:type="auto"/>
            <w:tcPrChange w:id="2335" w:author="Bush, Brian" w:date="2020-09-13T19:03:00Z">
              <w:tcPr>
                <w:tcW w:w="4675" w:type="dxa"/>
              </w:tcPr>
            </w:tcPrChange>
          </w:tcPr>
          <w:p w14:paraId="6953A944" w14:textId="77777777" w:rsidR="00194569" w:rsidRPr="00F178C3" w:rsidRDefault="00194569" w:rsidP="00194569">
            <w:pPr>
              <w:rPr>
                <w:ins w:id="2336" w:author="Bush, Brian" w:date="2020-09-13T18:57:00Z"/>
                <w:sz w:val="18"/>
                <w:szCs w:val="18"/>
                <w:rPrChange w:id="2337" w:author="Bush, Brian" w:date="2020-09-13T19:10:00Z">
                  <w:rPr>
                    <w:ins w:id="2338" w:author="Bush, Brian" w:date="2020-09-13T18:57:00Z"/>
                  </w:rPr>
                </w:rPrChange>
              </w:rPr>
            </w:pPr>
            <w:ins w:id="2339" w:author="Bush, Brian" w:date="2020-09-13T18:57:00Z">
              <w:r w:rsidRPr="00F178C3">
                <w:rPr>
                  <w:sz w:val="18"/>
                  <w:szCs w:val="18"/>
                  <w:rPrChange w:id="2340" w:author="Bush, Brian" w:date="2020-09-13T19:10:00Z">
                    <w:rPr/>
                  </w:rPrChange>
                </w:rPr>
                <w:t>pathway approval maximum time</w:t>
              </w:r>
            </w:ins>
          </w:p>
        </w:tc>
      </w:tr>
      <w:tr w:rsidR="00194569" w:rsidRPr="00F178C3" w14:paraId="30045CFC" w14:textId="77777777" w:rsidTr="00194569">
        <w:trPr>
          <w:ins w:id="2341" w:author="Bush, Brian" w:date="2020-09-13T18:57:00Z"/>
        </w:trPr>
        <w:tc>
          <w:tcPr>
            <w:tcW w:w="0" w:type="auto"/>
            <w:vMerge/>
            <w:tcPrChange w:id="2342" w:author="Bush, Brian" w:date="2020-09-13T19:03:00Z">
              <w:tcPr>
                <w:tcW w:w="4675" w:type="dxa"/>
                <w:vMerge/>
              </w:tcPr>
            </w:tcPrChange>
          </w:tcPr>
          <w:p w14:paraId="7167547E" w14:textId="5C358B1C" w:rsidR="00194569" w:rsidRPr="00F178C3" w:rsidRDefault="00194569" w:rsidP="00194569">
            <w:pPr>
              <w:rPr>
                <w:ins w:id="2343" w:author="Bush, Brian" w:date="2020-09-13T18:57:00Z"/>
                <w:sz w:val="18"/>
                <w:szCs w:val="18"/>
                <w:rPrChange w:id="2344" w:author="Bush, Brian" w:date="2020-09-13T19:10:00Z">
                  <w:rPr>
                    <w:ins w:id="2345" w:author="Bush, Brian" w:date="2020-09-13T18:57:00Z"/>
                  </w:rPr>
                </w:rPrChange>
              </w:rPr>
            </w:pPr>
          </w:p>
        </w:tc>
        <w:tc>
          <w:tcPr>
            <w:tcW w:w="0" w:type="auto"/>
            <w:tcPrChange w:id="2346" w:author="Bush, Brian" w:date="2020-09-13T19:03:00Z">
              <w:tcPr>
                <w:tcW w:w="4675" w:type="dxa"/>
              </w:tcPr>
            </w:tcPrChange>
          </w:tcPr>
          <w:p w14:paraId="242163F4" w14:textId="77777777" w:rsidR="00194569" w:rsidRPr="00F178C3" w:rsidRDefault="00194569" w:rsidP="00194569">
            <w:pPr>
              <w:rPr>
                <w:ins w:id="2347" w:author="Bush, Brian" w:date="2020-09-13T18:57:00Z"/>
                <w:sz w:val="18"/>
                <w:szCs w:val="18"/>
                <w:rPrChange w:id="2348" w:author="Bush, Brian" w:date="2020-09-13T19:10:00Z">
                  <w:rPr>
                    <w:ins w:id="2349" w:author="Bush, Brian" w:date="2020-09-13T18:57:00Z"/>
                  </w:rPr>
                </w:rPrChange>
              </w:rPr>
            </w:pPr>
            <w:ins w:id="2350" w:author="Bush, Brian" w:date="2020-09-13T18:57:00Z">
              <w:r w:rsidRPr="00F178C3">
                <w:rPr>
                  <w:sz w:val="18"/>
                  <w:szCs w:val="18"/>
                  <w:rPrChange w:id="2351" w:author="Bush, Brian" w:date="2020-09-13T19:10:00Z">
                    <w:rPr/>
                  </w:rPrChange>
                </w:rPr>
                <w:t>pathway approval required switch</w:t>
              </w:r>
            </w:ins>
          </w:p>
        </w:tc>
      </w:tr>
      <w:tr w:rsidR="00194569" w:rsidRPr="00F178C3" w14:paraId="08E96ED7" w14:textId="77777777" w:rsidTr="00194569">
        <w:trPr>
          <w:ins w:id="2352" w:author="Bush, Brian" w:date="2020-09-13T18:57:00Z"/>
        </w:trPr>
        <w:tc>
          <w:tcPr>
            <w:tcW w:w="0" w:type="auto"/>
            <w:vMerge/>
            <w:tcPrChange w:id="2353" w:author="Bush, Brian" w:date="2020-09-13T19:03:00Z">
              <w:tcPr>
                <w:tcW w:w="4675" w:type="dxa"/>
                <w:vMerge/>
              </w:tcPr>
            </w:tcPrChange>
          </w:tcPr>
          <w:p w14:paraId="3270051E" w14:textId="182E1B14" w:rsidR="00194569" w:rsidRPr="00F178C3" w:rsidRDefault="00194569" w:rsidP="00194569">
            <w:pPr>
              <w:rPr>
                <w:ins w:id="2354" w:author="Bush, Brian" w:date="2020-09-13T18:57:00Z"/>
                <w:sz w:val="18"/>
                <w:szCs w:val="18"/>
                <w:rPrChange w:id="2355" w:author="Bush, Brian" w:date="2020-09-13T19:10:00Z">
                  <w:rPr>
                    <w:ins w:id="2356" w:author="Bush, Brian" w:date="2020-09-13T18:57:00Z"/>
                  </w:rPr>
                </w:rPrChange>
              </w:rPr>
            </w:pPr>
          </w:p>
        </w:tc>
        <w:tc>
          <w:tcPr>
            <w:tcW w:w="0" w:type="auto"/>
            <w:tcPrChange w:id="2357" w:author="Bush, Brian" w:date="2020-09-13T19:03:00Z">
              <w:tcPr>
                <w:tcW w:w="4675" w:type="dxa"/>
              </w:tcPr>
            </w:tcPrChange>
          </w:tcPr>
          <w:p w14:paraId="0E811403" w14:textId="77777777" w:rsidR="00194569" w:rsidRPr="00F178C3" w:rsidRDefault="00194569" w:rsidP="00194569">
            <w:pPr>
              <w:rPr>
                <w:ins w:id="2358" w:author="Bush, Brian" w:date="2020-09-13T18:57:00Z"/>
                <w:sz w:val="18"/>
                <w:szCs w:val="18"/>
                <w:rPrChange w:id="2359" w:author="Bush, Brian" w:date="2020-09-13T19:10:00Z">
                  <w:rPr>
                    <w:ins w:id="2360" w:author="Bush, Brian" w:date="2020-09-13T18:57:00Z"/>
                  </w:rPr>
                </w:rPrChange>
              </w:rPr>
            </w:pPr>
            <w:ins w:id="2361" w:author="Bush, Brian" w:date="2020-09-13T18:57:00Z">
              <w:r w:rsidRPr="00F178C3">
                <w:rPr>
                  <w:sz w:val="18"/>
                  <w:szCs w:val="18"/>
                  <w:rPrChange w:id="2362" w:author="Bush, Brian" w:date="2020-09-13T19:10:00Z">
                    <w:rPr/>
                  </w:rPrChange>
                </w:rPr>
                <w:t>product approval maximum cost</w:t>
              </w:r>
            </w:ins>
          </w:p>
        </w:tc>
      </w:tr>
      <w:tr w:rsidR="00194569" w:rsidRPr="00F178C3" w14:paraId="3B7E7424" w14:textId="77777777" w:rsidTr="00194569">
        <w:trPr>
          <w:ins w:id="2363" w:author="Bush, Brian" w:date="2020-09-13T18:57:00Z"/>
        </w:trPr>
        <w:tc>
          <w:tcPr>
            <w:tcW w:w="0" w:type="auto"/>
            <w:vMerge/>
            <w:tcPrChange w:id="2364" w:author="Bush, Brian" w:date="2020-09-13T19:03:00Z">
              <w:tcPr>
                <w:tcW w:w="4675" w:type="dxa"/>
                <w:vMerge/>
              </w:tcPr>
            </w:tcPrChange>
          </w:tcPr>
          <w:p w14:paraId="7E4DE6F9" w14:textId="544F03A7" w:rsidR="00194569" w:rsidRPr="00F178C3" w:rsidRDefault="00194569" w:rsidP="00194569">
            <w:pPr>
              <w:rPr>
                <w:ins w:id="2365" w:author="Bush, Brian" w:date="2020-09-13T18:57:00Z"/>
                <w:sz w:val="18"/>
                <w:szCs w:val="18"/>
                <w:rPrChange w:id="2366" w:author="Bush, Brian" w:date="2020-09-13T19:10:00Z">
                  <w:rPr>
                    <w:ins w:id="2367" w:author="Bush, Brian" w:date="2020-09-13T18:57:00Z"/>
                  </w:rPr>
                </w:rPrChange>
              </w:rPr>
            </w:pPr>
          </w:p>
        </w:tc>
        <w:tc>
          <w:tcPr>
            <w:tcW w:w="0" w:type="auto"/>
            <w:tcPrChange w:id="2368" w:author="Bush, Brian" w:date="2020-09-13T19:03:00Z">
              <w:tcPr>
                <w:tcW w:w="4675" w:type="dxa"/>
              </w:tcPr>
            </w:tcPrChange>
          </w:tcPr>
          <w:p w14:paraId="0DA2D97E" w14:textId="77777777" w:rsidR="00194569" w:rsidRPr="00F178C3" w:rsidRDefault="00194569" w:rsidP="00194569">
            <w:pPr>
              <w:rPr>
                <w:ins w:id="2369" w:author="Bush, Brian" w:date="2020-09-13T18:57:00Z"/>
                <w:sz w:val="18"/>
                <w:szCs w:val="18"/>
                <w:rPrChange w:id="2370" w:author="Bush, Brian" w:date="2020-09-13T19:10:00Z">
                  <w:rPr>
                    <w:ins w:id="2371" w:author="Bush, Brian" w:date="2020-09-13T18:57:00Z"/>
                  </w:rPr>
                </w:rPrChange>
              </w:rPr>
            </w:pPr>
            <w:ins w:id="2372" w:author="Bush, Brian" w:date="2020-09-13T18:57:00Z">
              <w:r w:rsidRPr="00F178C3">
                <w:rPr>
                  <w:sz w:val="18"/>
                  <w:szCs w:val="18"/>
                  <w:rPrChange w:id="2373" w:author="Bush, Brian" w:date="2020-09-13T19:10:00Z">
                    <w:rPr/>
                  </w:rPrChange>
                </w:rPr>
                <w:t>product approval maximum time</w:t>
              </w:r>
            </w:ins>
          </w:p>
        </w:tc>
      </w:tr>
      <w:tr w:rsidR="00194569" w:rsidRPr="00F178C3" w14:paraId="08C0A9B2" w14:textId="77777777" w:rsidTr="00194569">
        <w:trPr>
          <w:ins w:id="2374" w:author="Bush, Brian" w:date="2020-09-13T18:57:00Z"/>
        </w:trPr>
        <w:tc>
          <w:tcPr>
            <w:tcW w:w="0" w:type="auto"/>
            <w:vMerge/>
            <w:tcPrChange w:id="2375" w:author="Bush, Brian" w:date="2020-09-13T19:03:00Z">
              <w:tcPr>
                <w:tcW w:w="4675" w:type="dxa"/>
                <w:vMerge/>
              </w:tcPr>
            </w:tcPrChange>
          </w:tcPr>
          <w:p w14:paraId="7D3A59D9" w14:textId="7904ADA4" w:rsidR="00194569" w:rsidRPr="00F178C3" w:rsidRDefault="00194569" w:rsidP="00194569">
            <w:pPr>
              <w:rPr>
                <w:ins w:id="2376" w:author="Bush, Brian" w:date="2020-09-13T18:57:00Z"/>
                <w:sz w:val="18"/>
                <w:szCs w:val="18"/>
                <w:rPrChange w:id="2377" w:author="Bush, Brian" w:date="2020-09-13T19:10:00Z">
                  <w:rPr>
                    <w:ins w:id="2378" w:author="Bush, Brian" w:date="2020-09-13T18:57:00Z"/>
                  </w:rPr>
                </w:rPrChange>
              </w:rPr>
            </w:pPr>
          </w:p>
        </w:tc>
        <w:tc>
          <w:tcPr>
            <w:tcW w:w="0" w:type="auto"/>
            <w:tcPrChange w:id="2379" w:author="Bush, Brian" w:date="2020-09-13T19:03:00Z">
              <w:tcPr>
                <w:tcW w:w="4675" w:type="dxa"/>
              </w:tcPr>
            </w:tcPrChange>
          </w:tcPr>
          <w:p w14:paraId="4295D2B1" w14:textId="77777777" w:rsidR="00194569" w:rsidRPr="00F178C3" w:rsidRDefault="00194569" w:rsidP="00194569">
            <w:pPr>
              <w:rPr>
                <w:ins w:id="2380" w:author="Bush, Brian" w:date="2020-09-13T18:57:00Z"/>
                <w:sz w:val="18"/>
                <w:szCs w:val="18"/>
                <w:rPrChange w:id="2381" w:author="Bush, Brian" w:date="2020-09-13T19:10:00Z">
                  <w:rPr>
                    <w:ins w:id="2382" w:author="Bush, Brian" w:date="2020-09-13T18:57:00Z"/>
                  </w:rPr>
                </w:rPrChange>
              </w:rPr>
            </w:pPr>
            <w:ins w:id="2383" w:author="Bush, Brian" w:date="2020-09-13T18:57:00Z">
              <w:r w:rsidRPr="00F178C3">
                <w:rPr>
                  <w:sz w:val="18"/>
                  <w:szCs w:val="18"/>
                  <w:rPrChange w:id="2384" w:author="Bush, Brian" w:date="2020-09-13T19:10:00Z">
                    <w:rPr/>
                  </w:rPrChange>
                </w:rPr>
                <w:t>product approval required switch</w:t>
              </w:r>
            </w:ins>
          </w:p>
        </w:tc>
      </w:tr>
      <w:tr w:rsidR="00194569" w:rsidRPr="00F178C3" w14:paraId="5EBECD16" w14:textId="77777777" w:rsidTr="00194569">
        <w:trPr>
          <w:ins w:id="2385" w:author="Bush, Brian" w:date="2020-09-13T18:57:00Z"/>
        </w:trPr>
        <w:tc>
          <w:tcPr>
            <w:tcW w:w="0" w:type="auto"/>
            <w:vMerge/>
            <w:tcPrChange w:id="2386" w:author="Bush, Brian" w:date="2020-09-13T19:03:00Z">
              <w:tcPr>
                <w:tcW w:w="4675" w:type="dxa"/>
                <w:vMerge/>
              </w:tcPr>
            </w:tcPrChange>
          </w:tcPr>
          <w:p w14:paraId="623AB986" w14:textId="3F5C6B0E" w:rsidR="00194569" w:rsidRPr="00F178C3" w:rsidRDefault="00194569" w:rsidP="00194569">
            <w:pPr>
              <w:rPr>
                <w:ins w:id="2387" w:author="Bush, Brian" w:date="2020-09-13T18:57:00Z"/>
                <w:sz w:val="18"/>
                <w:szCs w:val="18"/>
                <w:rPrChange w:id="2388" w:author="Bush, Brian" w:date="2020-09-13T19:10:00Z">
                  <w:rPr>
                    <w:ins w:id="2389" w:author="Bush, Brian" w:date="2020-09-13T18:57:00Z"/>
                  </w:rPr>
                </w:rPrChange>
              </w:rPr>
            </w:pPr>
          </w:p>
        </w:tc>
        <w:tc>
          <w:tcPr>
            <w:tcW w:w="0" w:type="auto"/>
            <w:tcPrChange w:id="2390" w:author="Bush, Brian" w:date="2020-09-13T19:03:00Z">
              <w:tcPr>
                <w:tcW w:w="4675" w:type="dxa"/>
              </w:tcPr>
            </w:tcPrChange>
          </w:tcPr>
          <w:p w14:paraId="01EC3BCD" w14:textId="77777777" w:rsidR="00194569" w:rsidRPr="00F178C3" w:rsidRDefault="00194569" w:rsidP="00194569">
            <w:pPr>
              <w:rPr>
                <w:ins w:id="2391" w:author="Bush, Brian" w:date="2020-09-13T18:57:00Z"/>
                <w:sz w:val="18"/>
                <w:szCs w:val="18"/>
                <w:rPrChange w:id="2392" w:author="Bush, Brian" w:date="2020-09-13T19:10:00Z">
                  <w:rPr>
                    <w:ins w:id="2393" w:author="Bush, Brian" w:date="2020-09-13T18:57:00Z"/>
                  </w:rPr>
                </w:rPrChange>
              </w:rPr>
            </w:pPr>
            <w:ins w:id="2394" w:author="Bush, Brian" w:date="2020-09-13T18:57:00Z">
              <w:r w:rsidRPr="00F178C3">
                <w:rPr>
                  <w:sz w:val="18"/>
                  <w:szCs w:val="18"/>
                  <w:rPrChange w:id="2395" w:author="Bush, Brian" w:date="2020-09-13T19:10:00Z">
                    <w:rPr/>
                  </w:rPrChange>
                </w:rPr>
                <w:t>regulatory process starting point</w:t>
              </w:r>
            </w:ins>
          </w:p>
        </w:tc>
      </w:tr>
    </w:tbl>
    <w:p w14:paraId="23FC3179" w14:textId="14E8A91F" w:rsidR="00194569" w:rsidRDefault="00194569" w:rsidP="00194569">
      <w:pPr>
        <w:rPr>
          <w:ins w:id="2396" w:author="Bush, Brian" w:date="2020-09-13T19:04:00Z"/>
        </w:rPr>
      </w:pPr>
    </w:p>
    <w:p w14:paraId="3CACC5AE" w14:textId="40D31535" w:rsidR="00F178C3" w:rsidRDefault="00F178C3" w:rsidP="00F178C3">
      <w:pPr>
        <w:pStyle w:val="Caption"/>
        <w:rPr>
          <w:ins w:id="2397" w:author="Bush, Brian" w:date="2020-09-13T19:04:00Z"/>
        </w:rPr>
      </w:pPr>
      <w:bookmarkStart w:id="2398" w:name="_Ref50919669"/>
      <w:ins w:id="2399" w:author="Bush, Brian" w:date="2020-09-13T19:04:00Z">
        <w:r>
          <w:t xml:space="preserve">Table </w:t>
        </w:r>
        <w:r>
          <w:fldChar w:fldCharType="begin"/>
        </w:r>
        <w:r>
          <w:instrText xml:space="preserve"> SEQ Table \* ARABIC </w:instrText>
        </w:r>
      </w:ins>
      <w:r>
        <w:fldChar w:fldCharType="separate"/>
      </w:r>
      <w:ins w:id="2400" w:author="Bush, Brian" w:date="2020-09-13T20:40:00Z">
        <w:r w:rsidR="00935F09">
          <w:rPr>
            <w:noProof/>
          </w:rPr>
          <w:t>5</w:t>
        </w:r>
      </w:ins>
      <w:ins w:id="2401" w:author="Bush, Brian" w:date="2020-09-13T19:04:00Z">
        <w:r>
          <w:fldChar w:fldCharType="end"/>
        </w:r>
        <w:bookmarkEnd w:id="2398"/>
        <w:r>
          <w:t>. Categorization of output variables into thematic groups.</w:t>
        </w:r>
      </w:ins>
    </w:p>
    <w:tbl>
      <w:tblPr>
        <w:tblStyle w:val="TableGrid"/>
        <w:tblW w:w="0" w:type="auto"/>
        <w:tblLook w:val="0620" w:firstRow="1" w:lastRow="0" w:firstColumn="0" w:lastColumn="0" w:noHBand="1" w:noVBand="1"/>
        <w:tblPrChange w:id="2402" w:author="Bush, Brian" w:date="2020-09-13T19:09:00Z">
          <w:tblPr>
            <w:tblStyle w:val="TableGrid"/>
            <w:tblW w:w="0" w:type="auto"/>
            <w:tblLook w:val="04A0" w:firstRow="1" w:lastRow="0" w:firstColumn="1" w:lastColumn="0" w:noHBand="0" w:noVBand="1"/>
          </w:tblPr>
        </w:tblPrChange>
      </w:tblPr>
      <w:tblGrid>
        <w:gridCol w:w="1901"/>
        <w:gridCol w:w="4910"/>
        <w:tblGridChange w:id="2403">
          <w:tblGrid>
            <w:gridCol w:w="2462"/>
            <w:gridCol w:w="6474"/>
          </w:tblGrid>
        </w:tblGridChange>
      </w:tblGrid>
      <w:tr w:rsidR="00F178C3" w:rsidRPr="00F178C3" w14:paraId="108D04FB" w14:textId="77777777" w:rsidTr="00F178C3">
        <w:trPr>
          <w:tblHeader/>
          <w:ins w:id="2404" w:author="Bush, Brian" w:date="2020-09-13T19:06:00Z"/>
        </w:trPr>
        <w:tc>
          <w:tcPr>
            <w:tcW w:w="0" w:type="auto"/>
            <w:tcPrChange w:id="2405" w:author="Bush, Brian" w:date="2020-09-13T19:09:00Z">
              <w:tcPr>
                <w:tcW w:w="0" w:type="auto"/>
              </w:tcPr>
            </w:tcPrChange>
          </w:tcPr>
          <w:p w14:paraId="288BE14E" w14:textId="77777777" w:rsidR="00F178C3" w:rsidRPr="00F178C3" w:rsidRDefault="00F178C3" w:rsidP="00CE2A2B">
            <w:pPr>
              <w:rPr>
                <w:ins w:id="2406" w:author="Bush, Brian" w:date="2020-09-13T19:06:00Z"/>
                <w:b/>
                <w:bCs/>
                <w:sz w:val="18"/>
                <w:szCs w:val="18"/>
                <w:rPrChange w:id="2407" w:author="Bush, Brian" w:date="2020-09-13T19:10:00Z">
                  <w:rPr>
                    <w:ins w:id="2408" w:author="Bush, Brian" w:date="2020-09-13T19:06:00Z"/>
                  </w:rPr>
                </w:rPrChange>
              </w:rPr>
            </w:pPr>
            <w:ins w:id="2409" w:author="Bush, Brian" w:date="2020-09-13T19:06:00Z">
              <w:r w:rsidRPr="00F178C3">
                <w:rPr>
                  <w:b/>
                  <w:bCs/>
                  <w:sz w:val="18"/>
                  <w:szCs w:val="18"/>
                  <w:rPrChange w:id="2410" w:author="Bush, Brian" w:date="2020-09-13T19:10:00Z">
                    <w:rPr/>
                  </w:rPrChange>
                </w:rPr>
                <w:t>Output Category</w:t>
              </w:r>
            </w:ins>
          </w:p>
        </w:tc>
        <w:tc>
          <w:tcPr>
            <w:tcW w:w="0" w:type="auto"/>
            <w:tcPrChange w:id="2411" w:author="Bush, Brian" w:date="2020-09-13T19:09:00Z">
              <w:tcPr>
                <w:tcW w:w="0" w:type="auto"/>
              </w:tcPr>
            </w:tcPrChange>
          </w:tcPr>
          <w:p w14:paraId="194F4168" w14:textId="77777777" w:rsidR="00F178C3" w:rsidRPr="00F178C3" w:rsidRDefault="00F178C3" w:rsidP="00CE2A2B">
            <w:pPr>
              <w:rPr>
                <w:ins w:id="2412" w:author="Bush, Brian" w:date="2020-09-13T19:06:00Z"/>
                <w:b/>
                <w:bCs/>
                <w:sz w:val="18"/>
                <w:szCs w:val="18"/>
                <w:rPrChange w:id="2413" w:author="Bush, Brian" w:date="2020-09-13T19:10:00Z">
                  <w:rPr>
                    <w:ins w:id="2414" w:author="Bush, Brian" w:date="2020-09-13T19:06:00Z"/>
                  </w:rPr>
                </w:rPrChange>
              </w:rPr>
            </w:pPr>
            <w:ins w:id="2415" w:author="Bush, Brian" w:date="2020-09-13T19:06:00Z">
              <w:r w:rsidRPr="00F178C3">
                <w:rPr>
                  <w:b/>
                  <w:bCs/>
                  <w:sz w:val="18"/>
                  <w:szCs w:val="18"/>
                  <w:rPrChange w:id="2416" w:author="Bush, Brian" w:date="2020-09-13T19:10:00Z">
                    <w:rPr/>
                  </w:rPrChange>
                </w:rPr>
                <w:t>Output</w:t>
              </w:r>
            </w:ins>
          </w:p>
        </w:tc>
      </w:tr>
      <w:tr w:rsidR="00F178C3" w:rsidRPr="00F178C3" w14:paraId="656FBE05" w14:textId="77777777" w:rsidTr="00F178C3">
        <w:trPr>
          <w:ins w:id="2417" w:author="Bush, Brian" w:date="2020-09-13T19:06:00Z"/>
        </w:trPr>
        <w:tc>
          <w:tcPr>
            <w:tcW w:w="0" w:type="auto"/>
            <w:vMerge w:val="restart"/>
            <w:tcPrChange w:id="2418" w:author="Bush, Brian" w:date="2020-09-13T19:09:00Z">
              <w:tcPr>
                <w:tcW w:w="0" w:type="auto"/>
                <w:vMerge w:val="restart"/>
              </w:tcPr>
            </w:tcPrChange>
          </w:tcPr>
          <w:p w14:paraId="0D04CEA1" w14:textId="4CFD0090" w:rsidR="00F178C3" w:rsidRPr="00F178C3" w:rsidRDefault="00F178C3" w:rsidP="007079E0">
            <w:pPr>
              <w:rPr>
                <w:ins w:id="2419" w:author="Bush, Brian" w:date="2020-09-13T19:06:00Z"/>
                <w:sz w:val="18"/>
                <w:szCs w:val="18"/>
                <w:rPrChange w:id="2420" w:author="Bush, Brian" w:date="2020-09-13T19:10:00Z">
                  <w:rPr>
                    <w:ins w:id="2421" w:author="Bush, Brian" w:date="2020-09-13T19:06:00Z"/>
                  </w:rPr>
                </w:rPrChange>
              </w:rPr>
            </w:pPr>
            <w:ins w:id="2422" w:author="Bush, Brian" w:date="2020-09-13T19:06:00Z">
              <w:r w:rsidRPr="00F178C3">
                <w:rPr>
                  <w:sz w:val="18"/>
                  <w:szCs w:val="18"/>
                  <w:rPrChange w:id="2423" w:author="Bush, Brian" w:date="2020-09-13T19:10:00Z">
                    <w:rPr/>
                  </w:rPrChange>
                </w:rPr>
                <w:t>Business Metrics</w:t>
              </w:r>
            </w:ins>
          </w:p>
        </w:tc>
        <w:tc>
          <w:tcPr>
            <w:tcW w:w="0" w:type="auto"/>
            <w:tcPrChange w:id="2424" w:author="Bush, Brian" w:date="2020-09-13T19:09:00Z">
              <w:tcPr>
                <w:tcW w:w="0" w:type="auto"/>
              </w:tcPr>
            </w:tcPrChange>
          </w:tcPr>
          <w:p w14:paraId="0C77A7DF" w14:textId="77777777" w:rsidR="00F178C3" w:rsidRPr="00F178C3" w:rsidRDefault="00F178C3" w:rsidP="00CE2A2B">
            <w:pPr>
              <w:rPr>
                <w:ins w:id="2425" w:author="Bush, Brian" w:date="2020-09-13T19:06:00Z"/>
                <w:sz w:val="18"/>
                <w:szCs w:val="18"/>
                <w:rPrChange w:id="2426" w:author="Bush, Brian" w:date="2020-09-13T19:10:00Z">
                  <w:rPr>
                    <w:ins w:id="2427" w:author="Bush, Brian" w:date="2020-09-13T19:06:00Z"/>
                  </w:rPr>
                </w:rPrChange>
              </w:rPr>
            </w:pPr>
            <w:ins w:id="2428" w:author="Bush, Brian" w:date="2020-09-13T19:06:00Z">
              <w:r w:rsidRPr="00F178C3">
                <w:rPr>
                  <w:sz w:val="18"/>
                  <w:szCs w:val="18"/>
                  <w:rPrChange w:id="2429" w:author="Bush, Brian" w:date="2020-09-13T19:10:00Z">
                    <w:rPr/>
                  </w:rPrChange>
                </w:rPr>
                <w:t>BS equity</w:t>
              </w:r>
            </w:ins>
          </w:p>
        </w:tc>
      </w:tr>
      <w:tr w:rsidR="00F178C3" w:rsidRPr="00F178C3" w14:paraId="1C30E405" w14:textId="77777777" w:rsidTr="00F178C3">
        <w:trPr>
          <w:ins w:id="2430" w:author="Bush, Brian" w:date="2020-09-13T19:06:00Z"/>
        </w:trPr>
        <w:tc>
          <w:tcPr>
            <w:tcW w:w="0" w:type="auto"/>
            <w:vMerge/>
            <w:tcPrChange w:id="2431" w:author="Bush, Brian" w:date="2020-09-13T19:09:00Z">
              <w:tcPr>
                <w:tcW w:w="0" w:type="auto"/>
                <w:vMerge/>
              </w:tcPr>
            </w:tcPrChange>
          </w:tcPr>
          <w:p w14:paraId="0AD9C5DF" w14:textId="5B44B321" w:rsidR="00F178C3" w:rsidRPr="00F178C3" w:rsidRDefault="00F178C3" w:rsidP="00CE2A2B">
            <w:pPr>
              <w:rPr>
                <w:ins w:id="2432" w:author="Bush, Brian" w:date="2020-09-13T19:06:00Z"/>
                <w:sz w:val="18"/>
                <w:szCs w:val="18"/>
                <w:rPrChange w:id="2433" w:author="Bush, Brian" w:date="2020-09-13T19:10:00Z">
                  <w:rPr>
                    <w:ins w:id="2434" w:author="Bush, Brian" w:date="2020-09-13T19:06:00Z"/>
                  </w:rPr>
                </w:rPrChange>
              </w:rPr>
            </w:pPr>
          </w:p>
        </w:tc>
        <w:tc>
          <w:tcPr>
            <w:tcW w:w="0" w:type="auto"/>
            <w:tcPrChange w:id="2435" w:author="Bush, Brian" w:date="2020-09-13T19:09:00Z">
              <w:tcPr>
                <w:tcW w:w="0" w:type="auto"/>
              </w:tcPr>
            </w:tcPrChange>
          </w:tcPr>
          <w:p w14:paraId="5F88BFBF" w14:textId="77777777" w:rsidR="00F178C3" w:rsidRPr="00F178C3" w:rsidRDefault="00F178C3" w:rsidP="00CE2A2B">
            <w:pPr>
              <w:rPr>
                <w:ins w:id="2436" w:author="Bush, Brian" w:date="2020-09-13T19:06:00Z"/>
                <w:sz w:val="18"/>
                <w:szCs w:val="18"/>
                <w:rPrChange w:id="2437" w:author="Bush, Brian" w:date="2020-09-13T19:10:00Z">
                  <w:rPr>
                    <w:ins w:id="2438" w:author="Bush, Brian" w:date="2020-09-13T19:06:00Z"/>
                  </w:rPr>
                </w:rPrChange>
              </w:rPr>
            </w:pPr>
            <w:ins w:id="2439" w:author="Bush, Brian" w:date="2020-09-13T19:06:00Z">
              <w:r w:rsidRPr="00F178C3">
                <w:rPr>
                  <w:sz w:val="18"/>
                  <w:szCs w:val="18"/>
                  <w:rPrChange w:id="2440" w:author="Bush, Brian" w:date="2020-09-13T19:10:00Z">
                    <w:rPr/>
                  </w:rPrChange>
                </w:rPr>
                <w:t>in business indicator</w:t>
              </w:r>
            </w:ins>
          </w:p>
        </w:tc>
      </w:tr>
      <w:tr w:rsidR="00F178C3" w:rsidRPr="00F178C3" w14:paraId="21FD6DD3" w14:textId="77777777" w:rsidTr="00F178C3">
        <w:trPr>
          <w:ins w:id="2441" w:author="Bush, Brian" w:date="2020-09-13T19:06:00Z"/>
        </w:trPr>
        <w:tc>
          <w:tcPr>
            <w:tcW w:w="0" w:type="auto"/>
            <w:vMerge/>
            <w:tcPrChange w:id="2442" w:author="Bush, Brian" w:date="2020-09-13T19:09:00Z">
              <w:tcPr>
                <w:tcW w:w="0" w:type="auto"/>
                <w:vMerge/>
              </w:tcPr>
            </w:tcPrChange>
          </w:tcPr>
          <w:p w14:paraId="1AA8614B" w14:textId="25F5AADF" w:rsidR="00F178C3" w:rsidRPr="00F178C3" w:rsidRDefault="00F178C3" w:rsidP="00CE2A2B">
            <w:pPr>
              <w:rPr>
                <w:ins w:id="2443" w:author="Bush, Brian" w:date="2020-09-13T19:06:00Z"/>
                <w:sz w:val="18"/>
                <w:szCs w:val="18"/>
                <w:rPrChange w:id="2444" w:author="Bush, Brian" w:date="2020-09-13T19:10:00Z">
                  <w:rPr>
                    <w:ins w:id="2445" w:author="Bush, Brian" w:date="2020-09-13T19:06:00Z"/>
                  </w:rPr>
                </w:rPrChange>
              </w:rPr>
            </w:pPr>
          </w:p>
        </w:tc>
        <w:tc>
          <w:tcPr>
            <w:tcW w:w="0" w:type="auto"/>
            <w:tcPrChange w:id="2446" w:author="Bush, Brian" w:date="2020-09-13T19:09:00Z">
              <w:tcPr>
                <w:tcW w:w="0" w:type="auto"/>
              </w:tcPr>
            </w:tcPrChange>
          </w:tcPr>
          <w:p w14:paraId="48A94D0B" w14:textId="77777777" w:rsidR="00F178C3" w:rsidRPr="00F178C3" w:rsidRDefault="00F178C3" w:rsidP="00CE2A2B">
            <w:pPr>
              <w:rPr>
                <w:ins w:id="2447" w:author="Bush, Brian" w:date="2020-09-13T19:06:00Z"/>
                <w:sz w:val="18"/>
                <w:szCs w:val="18"/>
                <w:rPrChange w:id="2448" w:author="Bush, Brian" w:date="2020-09-13T19:10:00Z">
                  <w:rPr>
                    <w:ins w:id="2449" w:author="Bush, Brian" w:date="2020-09-13T19:06:00Z"/>
                  </w:rPr>
                </w:rPrChange>
              </w:rPr>
            </w:pPr>
            <w:ins w:id="2450" w:author="Bush, Brian" w:date="2020-09-13T19:06:00Z">
              <w:r w:rsidRPr="00F178C3">
                <w:rPr>
                  <w:sz w:val="18"/>
                  <w:szCs w:val="18"/>
                  <w:rPrChange w:id="2451" w:author="Bush, Brian" w:date="2020-09-13T19:10:00Z">
                    <w:rPr/>
                  </w:rPrChange>
                </w:rPr>
                <w:t>internal project cancelled indicator</w:t>
              </w:r>
            </w:ins>
          </w:p>
        </w:tc>
      </w:tr>
      <w:tr w:rsidR="00F178C3" w:rsidRPr="00F178C3" w14:paraId="4217B9F9" w14:textId="77777777" w:rsidTr="00F178C3">
        <w:trPr>
          <w:ins w:id="2452" w:author="Bush, Brian" w:date="2020-09-13T19:06:00Z"/>
        </w:trPr>
        <w:tc>
          <w:tcPr>
            <w:tcW w:w="0" w:type="auto"/>
            <w:vMerge/>
            <w:tcPrChange w:id="2453" w:author="Bush, Brian" w:date="2020-09-13T19:09:00Z">
              <w:tcPr>
                <w:tcW w:w="0" w:type="auto"/>
                <w:vMerge/>
              </w:tcPr>
            </w:tcPrChange>
          </w:tcPr>
          <w:p w14:paraId="126AEE6E" w14:textId="5CBAD86A" w:rsidR="00F178C3" w:rsidRPr="00F178C3" w:rsidRDefault="00F178C3" w:rsidP="00CE2A2B">
            <w:pPr>
              <w:rPr>
                <w:ins w:id="2454" w:author="Bush, Brian" w:date="2020-09-13T19:06:00Z"/>
                <w:sz w:val="18"/>
                <w:szCs w:val="18"/>
                <w:rPrChange w:id="2455" w:author="Bush, Brian" w:date="2020-09-13T19:10:00Z">
                  <w:rPr>
                    <w:ins w:id="2456" w:author="Bush, Brian" w:date="2020-09-13T19:06:00Z"/>
                  </w:rPr>
                </w:rPrChange>
              </w:rPr>
            </w:pPr>
          </w:p>
        </w:tc>
        <w:tc>
          <w:tcPr>
            <w:tcW w:w="0" w:type="auto"/>
            <w:tcPrChange w:id="2457" w:author="Bush, Brian" w:date="2020-09-13T19:09:00Z">
              <w:tcPr>
                <w:tcW w:w="0" w:type="auto"/>
              </w:tcPr>
            </w:tcPrChange>
          </w:tcPr>
          <w:p w14:paraId="2B499CF9" w14:textId="77777777" w:rsidR="00F178C3" w:rsidRPr="00F178C3" w:rsidRDefault="00F178C3" w:rsidP="00CE2A2B">
            <w:pPr>
              <w:rPr>
                <w:ins w:id="2458" w:author="Bush, Brian" w:date="2020-09-13T19:06:00Z"/>
                <w:sz w:val="18"/>
                <w:szCs w:val="18"/>
                <w:rPrChange w:id="2459" w:author="Bush, Brian" w:date="2020-09-13T19:10:00Z">
                  <w:rPr>
                    <w:ins w:id="2460" w:author="Bush, Brian" w:date="2020-09-13T19:06:00Z"/>
                  </w:rPr>
                </w:rPrChange>
              </w:rPr>
            </w:pPr>
            <w:ins w:id="2461" w:author="Bush, Brian" w:date="2020-09-13T19:06:00Z">
              <w:r w:rsidRPr="00F178C3">
                <w:rPr>
                  <w:sz w:val="18"/>
                  <w:szCs w:val="18"/>
                  <w:rPrChange w:id="2462" w:author="Bush, Brian" w:date="2020-09-13T19:10:00Z">
                    <w:rPr/>
                  </w:rPrChange>
                </w:rPr>
                <w:t>profitability indicator</w:t>
              </w:r>
            </w:ins>
          </w:p>
        </w:tc>
      </w:tr>
      <w:tr w:rsidR="00F178C3" w:rsidRPr="00F178C3" w14:paraId="12055E71" w14:textId="77777777" w:rsidTr="00F178C3">
        <w:trPr>
          <w:ins w:id="2463" w:author="Bush, Brian" w:date="2020-09-13T19:06:00Z"/>
        </w:trPr>
        <w:tc>
          <w:tcPr>
            <w:tcW w:w="0" w:type="auto"/>
            <w:vMerge/>
            <w:tcPrChange w:id="2464" w:author="Bush, Brian" w:date="2020-09-13T19:09:00Z">
              <w:tcPr>
                <w:tcW w:w="0" w:type="auto"/>
                <w:vMerge/>
              </w:tcPr>
            </w:tcPrChange>
          </w:tcPr>
          <w:p w14:paraId="2346642B" w14:textId="5EDD9417" w:rsidR="00F178C3" w:rsidRPr="00F178C3" w:rsidRDefault="00F178C3" w:rsidP="00CE2A2B">
            <w:pPr>
              <w:rPr>
                <w:ins w:id="2465" w:author="Bush, Brian" w:date="2020-09-13T19:06:00Z"/>
                <w:sz w:val="18"/>
                <w:szCs w:val="18"/>
                <w:rPrChange w:id="2466" w:author="Bush, Brian" w:date="2020-09-13T19:10:00Z">
                  <w:rPr>
                    <w:ins w:id="2467" w:author="Bush, Brian" w:date="2020-09-13T19:06:00Z"/>
                  </w:rPr>
                </w:rPrChange>
              </w:rPr>
            </w:pPr>
          </w:p>
        </w:tc>
        <w:tc>
          <w:tcPr>
            <w:tcW w:w="0" w:type="auto"/>
            <w:tcPrChange w:id="2468" w:author="Bush, Brian" w:date="2020-09-13T19:09:00Z">
              <w:tcPr>
                <w:tcW w:w="0" w:type="auto"/>
              </w:tcPr>
            </w:tcPrChange>
          </w:tcPr>
          <w:p w14:paraId="5E7D8FE0" w14:textId="77777777" w:rsidR="00F178C3" w:rsidRPr="00F178C3" w:rsidRDefault="00F178C3" w:rsidP="00CE2A2B">
            <w:pPr>
              <w:rPr>
                <w:ins w:id="2469" w:author="Bush, Brian" w:date="2020-09-13T19:06:00Z"/>
                <w:sz w:val="18"/>
                <w:szCs w:val="18"/>
                <w:rPrChange w:id="2470" w:author="Bush, Brian" w:date="2020-09-13T19:10:00Z">
                  <w:rPr>
                    <w:ins w:id="2471" w:author="Bush, Brian" w:date="2020-09-13T19:06:00Z"/>
                  </w:rPr>
                </w:rPrChange>
              </w:rPr>
            </w:pPr>
            <w:ins w:id="2472" w:author="Bush, Brian" w:date="2020-09-13T19:06:00Z">
              <w:r w:rsidRPr="00F178C3">
                <w:rPr>
                  <w:sz w:val="18"/>
                  <w:szCs w:val="18"/>
                  <w:rPrChange w:id="2473" w:author="Bush, Brian" w:date="2020-09-13T19:10:00Z">
                    <w:rPr/>
                  </w:rPrChange>
                </w:rPr>
                <w:t>stage in progress</w:t>
              </w:r>
            </w:ins>
          </w:p>
        </w:tc>
      </w:tr>
      <w:tr w:rsidR="00F178C3" w:rsidRPr="00F178C3" w14:paraId="271CFB49" w14:textId="77777777" w:rsidTr="00F178C3">
        <w:trPr>
          <w:ins w:id="2474" w:author="Bush, Brian" w:date="2020-09-13T19:06:00Z"/>
        </w:trPr>
        <w:tc>
          <w:tcPr>
            <w:tcW w:w="0" w:type="auto"/>
            <w:vMerge/>
            <w:tcPrChange w:id="2475" w:author="Bush, Brian" w:date="2020-09-13T19:09:00Z">
              <w:tcPr>
                <w:tcW w:w="0" w:type="auto"/>
                <w:vMerge/>
              </w:tcPr>
            </w:tcPrChange>
          </w:tcPr>
          <w:p w14:paraId="7304D543" w14:textId="2E593A92" w:rsidR="00F178C3" w:rsidRPr="00F178C3" w:rsidRDefault="00F178C3" w:rsidP="00CE2A2B">
            <w:pPr>
              <w:rPr>
                <w:ins w:id="2476" w:author="Bush, Brian" w:date="2020-09-13T19:06:00Z"/>
                <w:sz w:val="18"/>
                <w:szCs w:val="18"/>
                <w:rPrChange w:id="2477" w:author="Bush, Brian" w:date="2020-09-13T19:10:00Z">
                  <w:rPr>
                    <w:ins w:id="2478" w:author="Bush, Brian" w:date="2020-09-13T19:06:00Z"/>
                  </w:rPr>
                </w:rPrChange>
              </w:rPr>
            </w:pPr>
          </w:p>
        </w:tc>
        <w:tc>
          <w:tcPr>
            <w:tcW w:w="0" w:type="auto"/>
            <w:tcPrChange w:id="2479" w:author="Bush, Brian" w:date="2020-09-13T19:09:00Z">
              <w:tcPr>
                <w:tcW w:w="0" w:type="auto"/>
              </w:tcPr>
            </w:tcPrChange>
          </w:tcPr>
          <w:p w14:paraId="1B765EBB" w14:textId="77777777" w:rsidR="00F178C3" w:rsidRPr="00F178C3" w:rsidRDefault="00F178C3" w:rsidP="00CE2A2B">
            <w:pPr>
              <w:rPr>
                <w:ins w:id="2480" w:author="Bush, Brian" w:date="2020-09-13T19:06:00Z"/>
                <w:sz w:val="18"/>
                <w:szCs w:val="18"/>
                <w:rPrChange w:id="2481" w:author="Bush, Brian" w:date="2020-09-13T19:10:00Z">
                  <w:rPr>
                    <w:ins w:id="2482" w:author="Bush, Brian" w:date="2020-09-13T19:06:00Z"/>
                  </w:rPr>
                </w:rPrChange>
              </w:rPr>
            </w:pPr>
            <w:ins w:id="2483" w:author="Bush, Brian" w:date="2020-09-13T19:06:00Z">
              <w:r w:rsidRPr="00F178C3">
                <w:rPr>
                  <w:sz w:val="18"/>
                  <w:szCs w:val="18"/>
                  <w:rPrChange w:id="2484" w:author="Bush, Brian" w:date="2020-09-13T19:10:00Z">
                    <w:rPr/>
                  </w:rPrChange>
                </w:rPr>
                <w:t>technology readiness level</w:t>
              </w:r>
            </w:ins>
          </w:p>
        </w:tc>
      </w:tr>
      <w:tr w:rsidR="00F178C3" w:rsidRPr="00F178C3" w14:paraId="02B72C16" w14:textId="77777777" w:rsidTr="00F178C3">
        <w:trPr>
          <w:ins w:id="2485" w:author="Bush, Brian" w:date="2020-09-13T19:06:00Z"/>
        </w:trPr>
        <w:tc>
          <w:tcPr>
            <w:tcW w:w="0" w:type="auto"/>
            <w:vMerge/>
            <w:tcPrChange w:id="2486" w:author="Bush, Brian" w:date="2020-09-13T19:09:00Z">
              <w:tcPr>
                <w:tcW w:w="0" w:type="auto"/>
                <w:vMerge/>
              </w:tcPr>
            </w:tcPrChange>
          </w:tcPr>
          <w:p w14:paraId="1DE0E0B6" w14:textId="65EF7C47" w:rsidR="00F178C3" w:rsidRPr="00F178C3" w:rsidRDefault="00F178C3" w:rsidP="00CE2A2B">
            <w:pPr>
              <w:rPr>
                <w:ins w:id="2487" w:author="Bush, Brian" w:date="2020-09-13T19:06:00Z"/>
                <w:sz w:val="18"/>
                <w:szCs w:val="18"/>
                <w:rPrChange w:id="2488" w:author="Bush, Brian" w:date="2020-09-13T19:10:00Z">
                  <w:rPr>
                    <w:ins w:id="2489" w:author="Bush, Brian" w:date="2020-09-13T19:06:00Z"/>
                  </w:rPr>
                </w:rPrChange>
              </w:rPr>
            </w:pPr>
          </w:p>
        </w:tc>
        <w:tc>
          <w:tcPr>
            <w:tcW w:w="0" w:type="auto"/>
            <w:tcPrChange w:id="2490" w:author="Bush, Brian" w:date="2020-09-13T19:09:00Z">
              <w:tcPr>
                <w:tcW w:w="0" w:type="auto"/>
              </w:tcPr>
            </w:tcPrChange>
          </w:tcPr>
          <w:p w14:paraId="57195AA4" w14:textId="77777777" w:rsidR="00F178C3" w:rsidRPr="00F178C3" w:rsidRDefault="00F178C3" w:rsidP="00CE2A2B">
            <w:pPr>
              <w:rPr>
                <w:ins w:id="2491" w:author="Bush, Brian" w:date="2020-09-13T19:06:00Z"/>
                <w:sz w:val="18"/>
                <w:szCs w:val="18"/>
                <w:rPrChange w:id="2492" w:author="Bush, Brian" w:date="2020-09-13T19:10:00Z">
                  <w:rPr>
                    <w:ins w:id="2493" w:author="Bush, Brian" w:date="2020-09-13T19:06:00Z"/>
                  </w:rPr>
                </w:rPrChange>
              </w:rPr>
            </w:pPr>
            <w:ins w:id="2494" w:author="Bush, Brian" w:date="2020-09-13T19:06:00Z">
              <w:r w:rsidRPr="00F178C3">
                <w:rPr>
                  <w:sz w:val="18"/>
                  <w:szCs w:val="18"/>
                  <w:rPrChange w:id="2495" w:author="Bush, Brian" w:date="2020-09-13T19:10:00Z">
                    <w:rPr/>
                  </w:rPrChange>
                </w:rPr>
                <w:t>Working Capital</w:t>
              </w:r>
            </w:ins>
          </w:p>
        </w:tc>
      </w:tr>
      <w:tr w:rsidR="00F178C3" w:rsidRPr="00F178C3" w14:paraId="0ADE79F7" w14:textId="77777777" w:rsidTr="00F178C3">
        <w:trPr>
          <w:ins w:id="2496" w:author="Bush, Brian" w:date="2020-09-13T19:06:00Z"/>
        </w:trPr>
        <w:tc>
          <w:tcPr>
            <w:tcW w:w="0" w:type="auto"/>
            <w:vMerge w:val="restart"/>
            <w:tcPrChange w:id="2497" w:author="Bush, Brian" w:date="2020-09-13T19:09:00Z">
              <w:tcPr>
                <w:tcW w:w="0" w:type="auto"/>
                <w:vMerge w:val="restart"/>
              </w:tcPr>
            </w:tcPrChange>
          </w:tcPr>
          <w:p w14:paraId="4822E7B0" w14:textId="05040C12" w:rsidR="00F178C3" w:rsidRPr="00F178C3" w:rsidRDefault="00F178C3" w:rsidP="007079E0">
            <w:pPr>
              <w:rPr>
                <w:ins w:id="2498" w:author="Bush, Brian" w:date="2020-09-13T19:06:00Z"/>
                <w:sz w:val="18"/>
                <w:szCs w:val="18"/>
                <w:rPrChange w:id="2499" w:author="Bush, Brian" w:date="2020-09-13T19:10:00Z">
                  <w:rPr>
                    <w:ins w:id="2500" w:author="Bush, Brian" w:date="2020-09-13T19:06:00Z"/>
                  </w:rPr>
                </w:rPrChange>
              </w:rPr>
            </w:pPr>
            <w:ins w:id="2501" w:author="Bush, Brian" w:date="2020-09-13T19:06:00Z">
              <w:r w:rsidRPr="00F178C3">
                <w:rPr>
                  <w:sz w:val="18"/>
                  <w:szCs w:val="18"/>
                  <w:rPrChange w:id="2502" w:author="Bush, Brian" w:date="2020-09-13T19:10:00Z">
                    <w:rPr/>
                  </w:rPrChange>
                </w:rPr>
                <w:t>Commercialization</w:t>
              </w:r>
            </w:ins>
          </w:p>
        </w:tc>
        <w:tc>
          <w:tcPr>
            <w:tcW w:w="0" w:type="auto"/>
            <w:tcPrChange w:id="2503" w:author="Bush, Brian" w:date="2020-09-13T19:09:00Z">
              <w:tcPr>
                <w:tcW w:w="0" w:type="auto"/>
              </w:tcPr>
            </w:tcPrChange>
          </w:tcPr>
          <w:p w14:paraId="7E1F1E68" w14:textId="77777777" w:rsidR="00F178C3" w:rsidRPr="00F178C3" w:rsidRDefault="00F178C3" w:rsidP="00CE2A2B">
            <w:pPr>
              <w:rPr>
                <w:ins w:id="2504" w:author="Bush, Brian" w:date="2020-09-13T19:06:00Z"/>
                <w:sz w:val="18"/>
                <w:szCs w:val="18"/>
                <w:rPrChange w:id="2505" w:author="Bush, Brian" w:date="2020-09-13T19:10:00Z">
                  <w:rPr>
                    <w:ins w:id="2506" w:author="Bush, Brian" w:date="2020-09-13T19:06:00Z"/>
                  </w:rPr>
                </w:rPrChange>
              </w:rPr>
            </w:pPr>
            <w:ins w:id="2507" w:author="Bush, Brian" w:date="2020-09-13T19:06:00Z">
              <w:r w:rsidRPr="00F178C3">
                <w:rPr>
                  <w:sz w:val="18"/>
                  <w:szCs w:val="18"/>
                  <w:rPrChange w:id="2508" w:author="Bush, Brian" w:date="2020-09-13T19:10:00Z">
                    <w:rPr/>
                  </w:rPrChange>
                </w:rPr>
                <w:t>commercial plant construction</w:t>
              </w:r>
            </w:ins>
          </w:p>
        </w:tc>
      </w:tr>
      <w:tr w:rsidR="00F178C3" w:rsidRPr="00F178C3" w14:paraId="050A120D" w14:textId="77777777" w:rsidTr="00F178C3">
        <w:trPr>
          <w:ins w:id="2509" w:author="Bush, Brian" w:date="2020-09-13T19:06:00Z"/>
        </w:trPr>
        <w:tc>
          <w:tcPr>
            <w:tcW w:w="0" w:type="auto"/>
            <w:vMerge/>
            <w:tcPrChange w:id="2510" w:author="Bush, Brian" w:date="2020-09-13T19:09:00Z">
              <w:tcPr>
                <w:tcW w:w="0" w:type="auto"/>
                <w:vMerge/>
              </w:tcPr>
            </w:tcPrChange>
          </w:tcPr>
          <w:p w14:paraId="13F9A7B7" w14:textId="0AF936EA" w:rsidR="00F178C3" w:rsidRPr="00F178C3" w:rsidRDefault="00F178C3" w:rsidP="00CE2A2B">
            <w:pPr>
              <w:rPr>
                <w:ins w:id="2511" w:author="Bush, Brian" w:date="2020-09-13T19:06:00Z"/>
                <w:sz w:val="18"/>
                <w:szCs w:val="18"/>
                <w:rPrChange w:id="2512" w:author="Bush, Brian" w:date="2020-09-13T19:10:00Z">
                  <w:rPr>
                    <w:ins w:id="2513" w:author="Bush, Brian" w:date="2020-09-13T19:06:00Z"/>
                  </w:rPr>
                </w:rPrChange>
              </w:rPr>
            </w:pPr>
          </w:p>
        </w:tc>
        <w:tc>
          <w:tcPr>
            <w:tcW w:w="0" w:type="auto"/>
            <w:tcPrChange w:id="2514" w:author="Bush, Brian" w:date="2020-09-13T19:09:00Z">
              <w:tcPr>
                <w:tcW w:w="0" w:type="auto"/>
              </w:tcPr>
            </w:tcPrChange>
          </w:tcPr>
          <w:p w14:paraId="6BA3C6AF" w14:textId="77777777" w:rsidR="00F178C3" w:rsidRPr="00F178C3" w:rsidRDefault="00F178C3" w:rsidP="00CE2A2B">
            <w:pPr>
              <w:rPr>
                <w:ins w:id="2515" w:author="Bush, Brian" w:date="2020-09-13T19:06:00Z"/>
                <w:sz w:val="18"/>
                <w:szCs w:val="18"/>
                <w:rPrChange w:id="2516" w:author="Bush, Brian" w:date="2020-09-13T19:10:00Z">
                  <w:rPr>
                    <w:ins w:id="2517" w:author="Bush, Brian" w:date="2020-09-13T19:06:00Z"/>
                  </w:rPr>
                </w:rPrChange>
              </w:rPr>
            </w:pPr>
            <w:ins w:id="2518" w:author="Bush, Brian" w:date="2020-09-13T19:06:00Z">
              <w:r w:rsidRPr="00F178C3">
                <w:rPr>
                  <w:sz w:val="18"/>
                  <w:szCs w:val="18"/>
                  <w:rPrChange w:id="2519" w:author="Bush, Brian" w:date="2020-09-13T19:10:00Z">
                    <w:rPr/>
                  </w:rPrChange>
                </w:rPr>
                <w:t>commercial plant is built</w:t>
              </w:r>
            </w:ins>
          </w:p>
        </w:tc>
      </w:tr>
      <w:tr w:rsidR="00F178C3" w:rsidRPr="00F178C3" w14:paraId="2D4C0994" w14:textId="77777777" w:rsidTr="00F178C3">
        <w:trPr>
          <w:ins w:id="2520" w:author="Bush, Brian" w:date="2020-09-13T19:06:00Z"/>
        </w:trPr>
        <w:tc>
          <w:tcPr>
            <w:tcW w:w="0" w:type="auto"/>
            <w:vMerge/>
            <w:tcPrChange w:id="2521" w:author="Bush, Brian" w:date="2020-09-13T19:09:00Z">
              <w:tcPr>
                <w:tcW w:w="0" w:type="auto"/>
                <w:vMerge/>
              </w:tcPr>
            </w:tcPrChange>
          </w:tcPr>
          <w:p w14:paraId="6E63348B" w14:textId="3A86A474" w:rsidR="00F178C3" w:rsidRPr="00F178C3" w:rsidRDefault="00F178C3" w:rsidP="00CE2A2B">
            <w:pPr>
              <w:rPr>
                <w:ins w:id="2522" w:author="Bush, Brian" w:date="2020-09-13T19:06:00Z"/>
                <w:sz w:val="18"/>
                <w:szCs w:val="18"/>
                <w:rPrChange w:id="2523" w:author="Bush, Brian" w:date="2020-09-13T19:10:00Z">
                  <w:rPr>
                    <w:ins w:id="2524" w:author="Bush, Brian" w:date="2020-09-13T19:06:00Z"/>
                  </w:rPr>
                </w:rPrChange>
              </w:rPr>
            </w:pPr>
          </w:p>
        </w:tc>
        <w:tc>
          <w:tcPr>
            <w:tcW w:w="0" w:type="auto"/>
            <w:tcPrChange w:id="2525" w:author="Bush, Brian" w:date="2020-09-13T19:09:00Z">
              <w:tcPr>
                <w:tcW w:w="0" w:type="auto"/>
              </w:tcPr>
            </w:tcPrChange>
          </w:tcPr>
          <w:p w14:paraId="6EE39EB2" w14:textId="77777777" w:rsidR="00F178C3" w:rsidRPr="00F178C3" w:rsidRDefault="00F178C3" w:rsidP="00CE2A2B">
            <w:pPr>
              <w:rPr>
                <w:ins w:id="2526" w:author="Bush, Brian" w:date="2020-09-13T19:06:00Z"/>
                <w:sz w:val="18"/>
                <w:szCs w:val="18"/>
                <w:rPrChange w:id="2527" w:author="Bush, Brian" w:date="2020-09-13T19:10:00Z">
                  <w:rPr>
                    <w:ins w:id="2528" w:author="Bush, Brian" w:date="2020-09-13T19:06:00Z"/>
                  </w:rPr>
                </w:rPrChange>
              </w:rPr>
            </w:pPr>
            <w:ins w:id="2529" w:author="Bush, Brian" w:date="2020-09-13T19:06:00Z">
              <w:r w:rsidRPr="00F178C3">
                <w:rPr>
                  <w:sz w:val="18"/>
                  <w:szCs w:val="18"/>
                  <w:rPrChange w:id="2530" w:author="Bush, Brian" w:date="2020-09-13T19:10:00Z">
                    <w:rPr/>
                  </w:rPrChange>
                </w:rPr>
                <w:t>commercial plant operation</w:t>
              </w:r>
            </w:ins>
          </w:p>
        </w:tc>
      </w:tr>
      <w:tr w:rsidR="00F178C3" w:rsidRPr="00F178C3" w14:paraId="71B09AAE" w14:textId="77777777" w:rsidTr="00F178C3">
        <w:trPr>
          <w:ins w:id="2531" w:author="Bush, Brian" w:date="2020-09-13T19:06:00Z"/>
        </w:trPr>
        <w:tc>
          <w:tcPr>
            <w:tcW w:w="0" w:type="auto"/>
            <w:vMerge/>
            <w:tcPrChange w:id="2532" w:author="Bush, Brian" w:date="2020-09-13T19:09:00Z">
              <w:tcPr>
                <w:tcW w:w="0" w:type="auto"/>
                <w:vMerge/>
              </w:tcPr>
            </w:tcPrChange>
          </w:tcPr>
          <w:p w14:paraId="5918306E" w14:textId="075758FE" w:rsidR="00F178C3" w:rsidRPr="00F178C3" w:rsidRDefault="00F178C3" w:rsidP="00CE2A2B">
            <w:pPr>
              <w:rPr>
                <w:ins w:id="2533" w:author="Bush, Brian" w:date="2020-09-13T19:06:00Z"/>
                <w:sz w:val="18"/>
                <w:szCs w:val="18"/>
                <w:rPrChange w:id="2534" w:author="Bush, Brian" w:date="2020-09-13T19:10:00Z">
                  <w:rPr>
                    <w:ins w:id="2535" w:author="Bush, Brian" w:date="2020-09-13T19:06:00Z"/>
                  </w:rPr>
                </w:rPrChange>
              </w:rPr>
            </w:pPr>
          </w:p>
        </w:tc>
        <w:tc>
          <w:tcPr>
            <w:tcW w:w="0" w:type="auto"/>
            <w:tcPrChange w:id="2536" w:author="Bush, Brian" w:date="2020-09-13T19:09:00Z">
              <w:tcPr>
                <w:tcW w:w="0" w:type="auto"/>
              </w:tcPr>
            </w:tcPrChange>
          </w:tcPr>
          <w:p w14:paraId="1006D89C" w14:textId="77777777" w:rsidR="00F178C3" w:rsidRPr="00F178C3" w:rsidRDefault="00F178C3" w:rsidP="00CE2A2B">
            <w:pPr>
              <w:rPr>
                <w:ins w:id="2537" w:author="Bush, Brian" w:date="2020-09-13T19:06:00Z"/>
                <w:sz w:val="18"/>
                <w:szCs w:val="18"/>
                <w:rPrChange w:id="2538" w:author="Bush, Brian" w:date="2020-09-13T19:10:00Z">
                  <w:rPr>
                    <w:ins w:id="2539" w:author="Bush, Brian" w:date="2020-09-13T19:06:00Z"/>
                  </w:rPr>
                </w:rPrChange>
              </w:rPr>
            </w:pPr>
            <w:ins w:id="2540" w:author="Bush, Brian" w:date="2020-09-13T19:06:00Z">
              <w:r w:rsidRPr="00F178C3">
                <w:rPr>
                  <w:sz w:val="18"/>
                  <w:szCs w:val="18"/>
                  <w:rPrChange w:id="2541" w:author="Bush, Brian" w:date="2020-09-13T19:10:00Z">
                    <w:rPr/>
                  </w:rPrChange>
                </w:rPr>
                <w:t>Cumulative Production</w:t>
              </w:r>
            </w:ins>
          </w:p>
        </w:tc>
      </w:tr>
      <w:tr w:rsidR="00F178C3" w:rsidRPr="00F178C3" w14:paraId="47446FAE" w14:textId="77777777" w:rsidTr="00F178C3">
        <w:trPr>
          <w:ins w:id="2542" w:author="Bush, Brian" w:date="2020-09-13T19:06:00Z"/>
        </w:trPr>
        <w:tc>
          <w:tcPr>
            <w:tcW w:w="0" w:type="auto"/>
            <w:vMerge/>
            <w:tcPrChange w:id="2543" w:author="Bush, Brian" w:date="2020-09-13T19:09:00Z">
              <w:tcPr>
                <w:tcW w:w="0" w:type="auto"/>
                <w:vMerge/>
              </w:tcPr>
            </w:tcPrChange>
          </w:tcPr>
          <w:p w14:paraId="1F2B0664" w14:textId="147B1B8A" w:rsidR="00F178C3" w:rsidRPr="00F178C3" w:rsidRDefault="00F178C3" w:rsidP="00CE2A2B">
            <w:pPr>
              <w:rPr>
                <w:ins w:id="2544" w:author="Bush, Brian" w:date="2020-09-13T19:06:00Z"/>
                <w:sz w:val="18"/>
                <w:szCs w:val="18"/>
                <w:rPrChange w:id="2545" w:author="Bush, Brian" w:date="2020-09-13T19:10:00Z">
                  <w:rPr>
                    <w:ins w:id="2546" w:author="Bush, Brian" w:date="2020-09-13T19:06:00Z"/>
                  </w:rPr>
                </w:rPrChange>
              </w:rPr>
            </w:pPr>
          </w:p>
        </w:tc>
        <w:tc>
          <w:tcPr>
            <w:tcW w:w="0" w:type="auto"/>
            <w:tcPrChange w:id="2547" w:author="Bush, Brian" w:date="2020-09-13T19:09:00Z">
              <w:tcPr>
                <w:tcW w:w="0" w:type="auto"/>
              </w:tcPr>
            </w:tcPrChange>
          </w:tcPr>
          <w:p w14:paraId="50A0E37F" w14:textId="77777777" w:rsidR="00F178C3" w:rsidRPr="00F178C3" w:rsidRDefault="00F178C3" w:rsidP="00CE2A2B">
            <w:pPr>
              <w:rPr>
                <w:ins w:id="2548" w:author="Bush, Brian" w:date="2020-09-13T19:06:00Z"/>
                <w:sz w:val="18"/>
                <w:szCs w:val="18"/>
                <w:rPrChange w:id="2549" w:author="Bush, Brian" w:date="2020-09-13T19:10:00Z">
                  <w:rPr>
                    <w:ins w:id="2550" w:author="Bush, Brian" w:date="2020-09-13T19:06:00Z"/>
                  </w:rPr>
                </w:rPrChange>
              </w:rPr>
            </w:pPr>
            <w:ins w:id="2551" w:author="Bush, Brian" w:date="2020-09-13T19:06:00Z">
              <w:r w:rsidRPr="00F178C3">
                <w:rPr>
                  <w:sz w:val="18"/>
                  <w:szCs w:val="18"/>
                  <w:rPrChange w:id="2552" w:author="Bush, Brian" w:date="2020-09-13T19:10:00Z">
                    <w:rPr/>
                  </w:rPrChange>
                </w:rPr>
                <w:t>precommercial</w:t>
              </w:r>
            </w:ins>
          </w:p>
        </w:tc>
      </w:tr>
      <w:tr w:rsidR="00F178C3" w:rsidRPr="00F178C3" w14:paraId="156735ED" w14:textId="77777777" w:rsidTr="00F178C3">
        <w:trPr>
          <w:ins w:id="2553" w:author="Bush, Brian" w:date="2020-09-13T19:06:00Z"/>
        </w:trPr>
        <w:tc>
          <w:tcPr>
            <w:tcW w:w="0" w:type="auto"/>
            <w:vMerge w:val="restart"/>
            <w:tcPrChange w:id="2554" w:author="Bush, Brian" w:date="2020-09-13T19:09:00Z">
              <w:tcPr>
                <w:tcW w:w="0" w:type="auto"/>
                <w:vMerge w:val="restart"/>
              </w:tcPr>
            </w:tcPrChange>
          </w:tcPr>
          <w:p w14:paraId="277D394F" w14:textId="1ECCA98B" w:rsidR="00F178C3" w:rsidRPr="00F178C3" w:rsidRDefault="00F178C3" w:rsidP="007079E0">
            <w:pPr>
              <w:rPr>
                <w:ins w:id="2555" w:author="Bush, Brian" w:date="2020-09-13T19:06:00Z"/>
                <w:sz w:val="18"/>
                <w:szCs w:val="18"/>
                <w:rPrChange w:id="2556" w:author="Bush, Brian" w:date="2020-09-13T19:10:00Z">
                  <w:rPr>
                    <w:ins w:id="2557" w:author="Bush, Brian" w:date="2020-09-13T19:06:00Z"/>
                  </w:rPr>
                </w:rPrChange>
              </w:rPr>
            </w:pPr>
            <w:ins w:id="2558" w:author="Bush, Brian" w:date="2020-09-13T19:06:00Z">
              <w:r w:rsidRPr="00F178C3">
                <w:rPr>
                  <w:sz w:val="18"/>
                  <w:szCs w:val="18"/>
                  <w:rPrChange w:id="2559" w:author="Bush, Brian" w:date="2020-09-13T19:10:00Z">
                    <w:rPr/>
                  </w:rPrChange>
                </w:rPr>
                <w:t>Demoing</w:t>
              </w:r>
            </w:ins>
          </w:p>
        </w:tc>
        <w:tc>
          <w:tcPr>
            <w:tcW w:w="0" w:type="auto"/>
            <w:tcPrChange w:id="2560" w:author="Bush, Brian" w:date="2020-09-13T19:09:00Z">
              <w:tcPr>
                <w:tcW w:w="0" w:type="auto"/>
              </w:tcPr>
            </w:tcPrChange>
          </w:tcPr>
          <w:p w14:paraId="0A0C500A" w14:textId="77777777" w:rsidR="00F178C3" w:rsidRPr="00F178C3" w:rsidRDefault="00F178C3" w:rsidP="00CE2A2B">
            <w:pPr>
              <w:rPr>
                <w:ins w:id="2561" w:author="Bush, Brian" w:date="2020-09-13T19:06:00Z"/>
                <w:sz w:val="18"/>
                <w:szCs w:val="18"/>
                <w:rPrChange w:id="2562" w:author="Bush, Brian" w:date="2020-09-13T19:10:00Z">
                  <w:rPr>
                    <w:ins w:id="2563" w:author="Bush, Brian" w:date="2020-09-13T19:06:00Z"/>
                  </w:rPr>
                </w:rPrChange>
              </w:rPr>
            </w:pPr>
            <w:ins w:id="2564" w:author="Bush, Brian" w:date="2020-09-13T19:06:00Z">
              <w:r w:rsidRPr="00F178C3">
                <w:rPr>
                  <w:sz w:val="18"/>
                  <w:szCs w:val="18"/>
                  <w:rPrChange w:id="2565" w:author="Bush, Brian" w:date="2020-09-13T19:10:00Z">
                    <w:rPr/>
                  </w:rPrChange>
                </w:rPr>
                <w:t>Cumulative Demoing Production</w:t>
              </w:r>
            </w:ins>
          </w:p>
        </w:tc>
      </w:tr>
      <w:tr w:rsidR="00F178C3" w:rsidRPr="00F178C3" w14:paraId="493C4776" w14:textId="77777777" w:rsidTr="00F178C3">
        <w:trPr>
          <w:ins w:id="2566" w:author="Bush, Brian" w:date="2020-09-13T19:06:00Z"/>
        </w:trPr>
        <w:tc>
          <w:tcPr>
            <w:tcW w:w="0" w:type="auto"/>
            <w:vMerge/>
            <w:tcPrChange w:id="2567" w:author="Bush, Brian" w:date="2020-09-13T19:09:00Z">
              <w:tcPr>
                <w:tcW w:w="0" w:type="auto"/>
                <w:vMerge/>
              </w:tcPr>
            </w:tcPrChange>
          </w:tcPr>
          <w:p w14:paraId="338C719B" w14:textId="544BBA70" w:rsidR="00F178C3" w:rsidRPr="00F178C3" w:rsidRDefault="00F178C3" w:rsidP="00CE2A2B">
            <w:pPr>
              <w:rPr>
                <w:ins w:id="2568" w:author="Bush, Brian" w:date="2020-09-13T19:06:00Z"/>
                <w:sz w:val="18"/>
                <w:szCs w:val="18"/>
                <w:rPrChange w:id="2569" w:author="Bush, Brian" w:date="2020-09-13T19:10:00Z">
                  <w:rPr>
                    <w:ins w:id="2570" w:author="Bush, Brian" w:date="2020-09-13T19:06:00Z"/>
                  </w:rPr>
                </w:rPrChange>
              </w:rPr>
            </w:pPr>
          </w:p>
        </w:tc>
        <w:tc>
          <w:tcPr>
            <w:tcW w:w="0" w:type="auto"/>
            <w:tcPrChange w:id="2571" w:author="Bush, Brian" w:date="2020-09-13T19:09:00Z">
              <w:tcPr>
                <w:tcW w:w="0" w:type="auto"/>
              </w:tcPr>
            </w:tcPrChange>
          </w:tcPr>
          <w:p w14:paraId="2DEF1D1A" w14:textId="77777777" w:rsidR="00F178C3" w:rsidRPr="00F178C3" w:rsidRDefault="00F178C3" w:rsidP="00CE2A2B">
            <w:pPr>
              <w:rPr>
                <w:ins w:id="2572" w:author="Bush, Brian" w:date="2020-09-13T19:06:00Z"/>
                <w:sz w:val="18"/>
                <w:szCs w:val="18"/>
                <w:rPrChange w:id="2573" w:author="Bush, Brian" w:date="2020-09-13T19:10:00Z">
                  <w:rPr>
                    <w:ins w:id="2574" w:author="Bush, Brian" w:date="2020-09-13T19:06:00Z"/>
                  </w:rPr>
                </w:rPrChange>
              </w:rPr>
            </w:pPr>
            <w:ins w:id="2575" w:author="Bush, Brian" w:date="2020-09-13T19:06:00Z">
              <w:r w:rsidRPr="00F178C3">
                <w:rPr>
                  <w:sz w:val="18"/>
                  <w:szCs w:val="18"/>
                  <w:rPrChange w:id="2576" w:author="Bush, Brian" w:date="2020-09-13T19:10:00Z">
                    <w:rPr/>
                  </w:rPrChange>
                </w:rPr>
                <w:t>demo plant construction</w:t>
              </w:r>
            </w:ins>
          </w:p>
        </w:tc>
      </w:tr>
      <w:tr w:rsidR="00F178C3" w:rsidRPr="00F178C3" w14:paraId="38B73ACC" w14:textId="77777777" w:rsidTr="00F178C3">
        <w:trPr>
          <w:ins w:id="2577" w:author="Bush, Brian" w:date="2020-09-13T19:06:00Z"/>
        </w:trPr>
        <w:tc>
          <w:tcPr>
            <w:tcW w:w="0" w:type="auto"/>
            <w:vMerge/>
            <w:tcPrChange w:id="2578" w:author="Bush, Brian" w:date="2020-09-13T19:09:00Z">
              <w:tcPr>
                <w:tcW w:w="0" w:type="auto"/>
                <w:vMerge/>
              </w:tcPr>
            </w:tcPrChange>
          </w:tcPr>
          <w:p w14:paraId="288E4B9E" w14:textId="7565B7A9" w:rsidR="00F178C3" w:rsidRPr="00F178C3" w:rsidRDefault="00F178C3" w:rsidP="00CE2A2B">
            <w:pPr>
              <w:rPr>
                <w:ins w:id="2579" w:author="Bush, Brian" w:date="2020-09-13T19:06:00Z"/>
                <w:sz w:val="18"/>
                <w:szCs w:val="18"/>
                <w:rPrChange w:id="2580" w:author="Bush, Brian" w:date="2020-09-13T19:10:00Z">
                  <w:rPr>
                    <w:ins w:id="2581" w:author="Bush, Brian" w:date="2020-09-13T19:06:00Z"/>
                  </w:rPr>
                </w:rPrChange>
              </w:rPr>
            </w:pPr>
          </w:p>
        </w:tc>
        <w:tc>
          <w:tcPr>
            <w:tcW w:w="0" w:type="auto"/>
            <w:tcPrChange w:id="2582" w:author="Bush, Brian" w:date="2020-09-13T19:09:00Z">
              <w:tcPr>
                <w:tcW w:w="0" w:type="auto"/>
              </w:tcPr>
            </w:tcPrChange>
          </w:tcPr>
          <w:p w14:paraId="75F7A664" w14:textId="77777777" w:rsidR="00F178C3" w:rsidRPr="00F178C3" w:rsidRDefault="00F178C3" w:rsidP="00CE2A2B">
            <w:pPr>
              <w:rPr>
                <w:ins w:id="2583" w:author="Bush, Brian" w:date="2020-09-13T19:06:00Z"/>
                <w:sz w:val="18"/>
                <w:szCs w:val="18"/>
                <w:rPrChange w:id="2584" w:author="Bush, Brian" w:date="2020-09-13T19:10:00Z">
                  <w:rPr>
                    <w:ins w:id="2585" w:author="Bush, Brian" w:date="2020-09-13T19:06:00Z"/>
                  </w:rPr>
                </w:rPrChange>
              </w:rPr>
            </w:pPr>
            <w:ins w:id="2586" w:author="Bush, Brian" w:date="2020-09-13T19:06:00Z">
              <w:r w:rsidRPr="00F178C3">
                <w:rPr>
                  <w:sz w:val="18"/>
                  <w:szCs w:val="18"/>
                  <w:rPrChange w:id="2587" w:author="Bush, Brian" w:date="2020-09-13T19:10:00Z">
                    <w:rPr/>
                  </w:rPrChange>
                </w:rPr>
                <w:t>demo plant is built</w:t>
              </w:r>
            </w:ins>
          </w:p>
        </w:tc>
      </w:tr>
      <w:tr w:rsidR="00F178C3" w:rsidRPr="00F178C3" w14:paraId="2BC08F91" w14:textId="77777777" w:rsidTr="00F178C3">
        <w:trPr>
          <w:ins w:id="2588" w:author="Bush, Brian" w:date="2020-09-13T19:06:00Z"/>
        </w:trPr>
        <w:tc>
          <w:tcPr>
            <w:tcW w:w="0" w:type="auto"/>
            <w:vMerge/>
            <w:tcPrChange w:id="2589" w:author="Bush, Brian" w:date="2020-09-13T19:09:00Z">
              <w:tcPr>
                <w:tcW w:w="0" w:type="auto"/>
                <w:vMerge/>
              </w:tcPr>
            </w:tcPrChange>
          </w:tcPr>
          <w:p w14:paraId="6857704F" w14:textId="4E53A649" w:rsidR="00F178C3" w:rsidRPr="00F178C3" w:rsidRDefault="00F178C3" w:rsidP="00CE2A2B">
            <w:pPr>
              <w:rPr>
                <w:ins w:id="2590" w:author="Bush, Brian" w:date="2020-09-13T19:06:00Z"/>
                <w:sz w:val="18"/>
                <w:szCs w:val="18"/>
                <w:rPrChange w:id="2591" w:author="Bush, Brian" w:date="2020-09-13T19:10:00Z">
                  <w:rPr>
                    <w:ins w:id="2592" w:author="Bush, Brian" w:date="2020-09-13T19:06:00Z"/>
                  </w:rPr>
                </w:rPrChange>
              </w:rPr>
            </w:pPr>
          </w:p>
        </w:tc>
        <w:tc>
          <w:tcPr>
            <w:tcW w:w="0" w:type="auto"/>
            <w:tcPrChange w:id="2593" w:author="Bush, Brian" w:date="2020-09-13T19:09:00Z">
              <w:tcPr>
                <w:tcW w:w="0" w:type="auto"/>
              </w:tcPr>
            </w:tcPrChange>
          </w:tcPr>
          <w:p w14:paraId="7D7C7C7C" w14:textId="77777777" w:rsidR="00F178C3" w:rsidRPr="00F178C3" w:rsidRDefault="00F178C3" w:rsidP="00CE2A2B">
            <w:pPr>
              <w:rPr>
                <w:ins w:id="2594" w:author="Bush, Brian" w:date="2020-09-13T19:06:00Z"/>
                <w:sz w:val="18"/>
                <w:szCs w:val="18"/>
                <w:rPrChange w:id="2595" w:author="Bush, Brian" w:date="2020-09-13T19:10:00Z">
                  <w:rPr>
                    <w:ins w:id="2596" w:author="Bush, Brian" w:date="2020-09-13T19:06:00Z"/>
                  </w:rPr>
                </w:rPrChange>
              </w:rPr>
            </w:pPr>
            <w:ins w:id="2597" w:author="Bush, Brian" w:date="2020-09-13T19:06:00Z">
              <w:r w:rsidRPr="00F178C3">
                <w:rPr>
                  <w:sz w:val="18"/>
                  <w:szCs w:val="18"/>
                  <w:rPrChange w:id="2598" w:author="Bush, Brian" w:date="2020-09-13T19:10:00Z">
                    <w:rPr/>
                  </w:rPrChange>
                </w:rPr>
                <w:t>demoing complete</w:t>
              </w:r>
            </w:ins>
          </w:p>
        </w:tc>
      </w:tr>
      <w:tr w:rsidR="00F178C3" w:rsidRPr="00F178C3" w14:paraId="7A96DBE2" w14:textId="77777777" w:rsidTr="00F178C3">
        <w:trPr>
          <w:ins w:id="2599" w:author="Bush, Brian" w:date="2020-09-13T19:06:00Z"/>
        </w:trPr>
        <w:tc>
          <w:tcPr>
            <w:tcW w:w="0" w:type="auto"/>
            <w:vMerge/>
            <w:tcPrChange w:id="2600" w:author="Bush, Brian" w:date="2020-09-13T19:09:00Z">
              <w:tcPr>
                <w:tcW w:w="0" w:type="auto"/>
                <w:vMerge/>
              </w:tcPr>
            </w:tcPrChange>
          </w:tcPr>
          <w:p w14:paraId="15508485" w14:textId="18238D64" w:rsidR="00F178C3" w:rsidRPr="00F178C3" w:rsidRDefault="00F178C3" w:rsidP="00CE2A2B">
            <w:pPr>
              <w:rPr>
                <w:ins w:id="2601" w:author="Bush, Brian" w:date="2020-09-13T19:06:00Z"/>
                <w:sz w:val="18"/>
                <w:szCs w:val="18"/>
                <w:rPrChange w:id="2602" w:author="Bush, Brian" w:date="2020-09-13T19:10:00Z">
                  <w:rPr>
                    <w:ins w:id="2603" w:author="Bush, Brian" w:date="2020-09-13T19:06:00Z"/>
                  </w:rPr>
                </w:rPrChange>
              </w:rPr>
            </w:pPr>
          </w:p>
        </w:tc>
        <w:tc>
          <w:tcPr>
            <w:tcW w:w="0" w:type="auto"/>
            <w:tcPrChange w:id="2604" w:author="Bush, Brian" w:date="2020-09-13T19:09:00Z">
              <w:tcPr>
                <w:tcW w:w="0" w:type="auto"/>
              </w:tcPr>
            </w:tcPrChange>
          </w:tcPr>
          <w:p w14:paraId="4CF8A9CC" w14:textId="77777777" w:rsidR="00F178C3" w:rsidRPr="00F178C3" w:rsidRDefault="00F178C3" w:rsidP="00CE2A2B">
            <w:pPr>
              <w:rPr>
                <w:ins w:id="2605" w:author="Bush, Brian" w:date="2020-09-13T19:06:00Z"/>
                <w:sz w:val="18"/>
                <w:szCs w:val="18"/>
                <w:rPrChange w:id="2606" w:author="Bush, Brian" w:date="2020-09-13T19:10:00Z">
                  <w:rPr>
                    <w:ins w:id="2607" w:author="Bush, Brian" w:date="2020-09-13T19:06:00Z"/>
                  </w:rPr>
                </w:rPrChange>
              </w:rPr>
            </w:pPr>
            <w:ins w:id="2608" w:author="Bush, Brian" w:date="2020-09-13T19:06:00Z">
              <w:r w:rsidRPr="00F178C3">
                <w:rPr>
                  <w:sz w:val="18"/>
                  <w:szCs w:val="18"/>
                  <w:rPrChange w:id="2609" w:author="Bush, Brian" w:date="2020-09-13T19:10:00Z">
                    <w:rPr/>
                  </w:rPrChange>
                </w:rPr>
                <w:t>demoing ongoing</w:t>
              </w:r>
            </w:ins>
          </w:p>
        </w:tc>
      </w:tr>
      <w:tr w:rsidR="00F178C3" w:rsidRPr="00F178C3" w14:paraId="0C2BE5F4" w14:textId="77777777" w:rsidTr="00F178C3">
        <w:trPr>
          <w:ins w:id="2610" w:author="Bush, Brian" w:date="2020-09-13T19:06:00Z"/>
        </w:trPr>
        <w:tc>
          <w:tcPr>
            <w:tcW w:w="0" w:type="auto"/>
            <w:vMerge/>
            <w:tcPrChange w:id="2611" w:author="Bush, Brian" w:date="2020-09-13T19:09:00Z">
              <w:tcPr>
                <w:tcW w:w="0" w:type="auto"/>
                <w:vMerge/>
              </w:tcPr>
            </w:tcPrChange>
          </w:tcPr>
          <w:p w14:paraId="087E7912" w14:textId="24089E44" w:rsidR="00F178C3" w:rsidRPr="00F178C3" w:rsidRDefault="00F178C3" w:rsidP="00CE2A2B">
            <w:pPr>
              <w:rPr>
                <w:ins w:id="2612" w:author="Bush, Brian" w:date="2020-09-13T19:06:00Z"/>
                <w:sz w:val="18"/>
                <w:szCs w:val="18"/>
                <w:rPrChange w:id="2613" w:author="Bush, Brian" w:date="2020-09-13T19:10:00Z">
                  <w:rPr>
                    <w:ins w:id="2614" w:author="Bush, Brian" w:date="2020-09-13T19:06:00Z"/>
                  </w:rPr>
                </w:rPrChange>
              </w:rPr>
            </w:pPr>
          </w:p>
        </w:tc>
        <w:tc>
          <w:tcPr>
            <w:tcW w:w="0" w:type="auto"/>
            <w:tcPrChange w:id="2615" w:author="Bush, Brian" w:date="2020-09-13T19:09:00Z">
              <w:tcPr>
                <w:tcW w:w="0" w:type="auto"/>
              </w:tcPr>
            </w:tcPrChange>
          </w:tcPr>
          <w:p w14:paraId="76F766B3" w14:textId="77777777" w:rsidR="00F178C3" w:rsidRPr="00F178C3" w:rsidRDefault="00F178C3" w:rsidP="00CE2A2B">
            <w:pPr>
              <w:rPr>
                <w:ins w:id="2616" w:author="Bush, Brian" w:date="2020-09-13T19:06:00Z"/>
                <w:sz w:val="18"/>
                <w:szCs w:val="18"/>
                <w:rPrChange w:id="2617" w:author="Bush, Brian" w:date="2020-09-13T19:10:00Z">
                  <w:rPr>
                    <w:ins w:id="2618" w:author="Bush, Brian" w:date="2020-09-13T19:06:00Z"/>
                  </w:rPr>
                </w:rPrChange>
              </w:rPr>
            </w:pPr>
            <w:ins w:id="2619" w:author="Bush, Brian" w:date="2020-09-13T19:06:00Z">
              <w:r w:rsidRPr="00F178C3">
                <w:rPr>
                  <w:sz w:val="18"/>
                  <w:szCs w:val="18"/>
                  <w:rPrChange w:id="2620" w:author="Bush, Brian" w:date="2020-09-13T19:10:00Z">
                    <w:rPr/>
                  </w:rPrChange>
                </w:rPr>
                <w:t>demoing progress</w:t>
              </w:r>
            </w:ins>
          </w:p>
        </w:tc>
      </w:tr>
      <w:tr w:rsidR="00F178C3" w:rsidRPr="00F178C3" w14:paraId="6EF44A4E" w14:textId="77777777" w:rsidTr="00F178C3">
        <w:trPr>
          <w:ins w:id="2621" w:author="Bush, Brian" w:date="2020-09-13T19:06:00Z"/>
        </w:trPr>
        <w:tc>
          <w:tcPr>
            <w:tcW w:w="0" w:type="auto"/>
            <w:vMerge/>
            <w:tcPrChange w:id="2622" w:author="Bush, Brian" w:date="2020-09-13T19:09:00Z">
              <w:tcPr>
                <w:tcW w:w="0" w:type="auto"/>
                <w:vMerge/>
              </w:tcPr>
            </w:tcPrChange>
          </w:tcPr>
          <w:p w14:paraId="0B217E1C" w14:textId="47500A21" w:rsidR="00F178C3" w:rsidRPr="00F178C3" w:rsidRDefault="00F178C3" w:rsidP="00CE2A2B">
            <w:pPr>
              <w:rPr>
                <w:ins w:id="2623" w:author="Bush, Brian" w:date="2020-09-13T19:06:00Z"/>
                <w:sz w:val="18"/>
                <w:szCs w:val="18"/>
                <w:rPrChange w:id="2624" w:author="Bush, Brian" w:date="2020-09-13T19:10:00Z">
                  <w:rPr>
                    <w:ins w:id="2625" w:author="Bush, Brian" w:date="2020-09-13T19:06:00Z"/>
                  </w:rPr>
                </w:rPrChange>
              </w:rPr>
            </w:pPr>
          </w:p>
        </w:tc>
        <w:tc>
          <w:tcPr>
            <w:tcW w:w="0" w:type="auto"/>
            <w:tcPrChange w:id="2626" w:author="Bush, Brian" w:date="2020-09-13T19:09:00Z">
              <w:tcPr>
                <w:tcW w:w="0" w:type="auto"/>
              </w:tcPr>
            </w:tcPrChange>
          </w:tcPr>
          <w:p w14:paraId="1EEFC20E" w14:textId="77777777" w:rsidR="00F178C3" w:rsidRPr="00F178C3" w:rsidRDefault="00F178C3" w:rsidP="00CE2A2B">
            <w:pPr>
              <w:rPr>
                <w:ins w:id="2627" w:author="Bush, Brian" w:date="2020-09-13T19:06:00Z"/>
                <w:sz w:val="18"/>
                <w:szCs w:val="18"/>
                <w:rPrChange w:id="2628" w:author="Bush, Brian" w:date="2020-09-13T19:10:00Z">
                  <w:rPr>
                    <w:ins w:id="2629" w:author="Bush, Brian" w:date="2020-09-13T19:06:00Z"/>
                  </w:rPr>
                </w:rPrChange>
              </w:rPr>
            </w:pPr>
            <w:proofErr w:type="spellStart"/>
            <w:ins w:id="2630" w:author="Bush, Brian" w:date="2020-09-13T19:06:00Z">
              <w:r w:rsidRPr="00F178C3">
                <w:rPr>
                  <w:sz w:val="18"/>
                  <w:szCs w:val="18"/>
                  <w:rPrChange w:id="2631" w:author="Bush, Brian" w:date="2020-09-13T19:10:00Z">
                    <w:rPr/>
                  </w:rPrChange>
                </w:rPr>
                <w:t>predemoing</w:t>
              </w:r>
              <w:proofErr w:type="spellEnd"/>
            </w:ins>
          </w:p>
        </w:tc>
      </w:tr>
      <w:tr w:rsidR="00F178C3" w:rsidRPr="00F178C3" w14:paraId="65AAC68D" w14:textId="77777777" w:rsidTr="00F178C3">
        <w:trPr>
          <w:ins w:id="2632" w:author="Bush, Brian" w:date="2020-09-13T19:06:00Z"/>
        </w:trPr>
        <w:tc>
          <w:tcPr>
            <w:tcW w:w="0" w:type="auto"/>
            <w:vMerge/>
            <w:tcPrChange w:id="2633" w:author="Bush, Brian" w:date="2020-09-13T19:09:00Z">
              <w:tcPr>
                <w:tcW w:w="0" w:type="auto"/>
                <w:vMerge/>
              </w:tcPr>
            </w:tcPrChange>
          </w:tcPr>
          <w:p w14:paraId="2CD38D85" w14:textId="4DCF3CF4" w:rsidR="00F178C3" w:rsidRPr="00F178C3" w:rsidRDefault="00F178C3" w:rsidP="00CE2A2B">
            <w:pPr>
              <w:rPr>
                <w:ins w:id="2634" w:author="Bush, Brian" w:date="2020-09-13T19:06:00Z"/>
                <w:sz w:val="18"/>
                <w:szCs w:val="18"/>
                <w:rPrChange w:id="2635" w:author="Bush, Brian" w:date="2020-09-13T19:10:00Z">
                  <w:rPr>
                    <w:ins w:id="2636" w:author="Bush, Brian" w:date="2020-09-13T19:06:00Z"/>
                  </w:rPr>
                </w:rPrChange>
              </w:rPr>
            </w:pPr>
          </w:p>
        </w:tc>
        <w:tc>
          <w:tcPr>
            <w:tcW w:w="0" w:type="auto"/>
            <w:tcPrChange w:id="2637" w:author="Bush, Brian" w:date="2020-09-13T19:09:00Z">
              <w:tcPr>
                <w:tcW w:w="0" w:type="auto"/>
              </w:tcPr>
            </w:tcPrChange>
          </w:tcPr>
          <w:p w14:paraId="4AE8F278" w14:textId="77777777" w:rsidR="00F178C3" w:rsidRPr="00F178C3" w:rsidRDefault="00F178C3" w:rsidP="00CE2A2B">
            <w:pPr>
              <w:rPr>
                <w:ins w:id="2638" w:author="Bush, Brian" w:date="2020-09-13T19:06:00Z"/>
                <w:sz w:val="18"/>
                <w:szCs w:val="18"/>
                <w:rPrChange w:id="2639" w:author="Bush, Brian" w:date="2020-09-13T19:10:00Z">
                  <w:rPr>
                    <w:ins w:id="2640" w:author="Bush, Brian" w:date="2020-09-13T19:06:00Z"/>
                  </w:rPr>
                </w:rPrChange>
              </w:rPr>
            </w:pPr>
            <w:ins w:id="2641" w:author="Bush, Brian" w:date="2020-09-13T19:06:00Z">
              <w:r w:rsidRPr="00F178C3">
                <w:rPr>
                  <w:sz w:val="18"/>
                  <w:szCs w:val="18"/>
                  <w:rPrChange w:id="2642" w:author="Bush, Brian" w:date="2020-09-13T19:10:00Z">
                    <w:rPr/>
                  </w:rPrChange>
                </w:rPr>
                <w:t>startup demoing completed</w:t>
              </w:r>
            </w:ins>
          </w:p>
        </w:tc>
      </w:tr>
      <w:tr w:rsidR="00F178C3" w:rsidRPr="00F178C3" w14:paraId="6DE07407" w14:textId="77777777" w:rsidTr="00F178C3">
        <w:trPr>
          <w:ins w:id="2643" w:author="Bush, Brian" w:date="2020-09-13T19:06:00Z"/>
        </w:trPr>
        <w:tc>
          <w:tcPr>
            <w:tcW w:w="0" w:type="auto"/>
            <w:vMerge w:val="restart"/>
            <w:tcPrChange w:id="2644" w:author="Bush, Brian" w:date="2020-09-13T19:09:00Z">
              <w:tcPr>
                <w:tcW w:w="0" w:type="auto"/>
                <w:vMerge w:val="restart"/>
              </w:tcPr>
            </w:tcPrChange>
          </w:tcPr>
          <w:p w14:paraId="638FEAB5" w14:textId="0664BD53" w:rsidR="00F178C3" w:rsidRPr="00F178C3" w:rsidRDefault="00F178C3" w:rsidP="007079E0">
            <w:pPr>
              <w:rPr>
                <w:ins w:id="2645" w:author="Bush, Brian" w:date="2020-09-13T19:06:00Z"/>
                <w:sz w:val="18"/>
                <w:szCs w:val="18"/>
                <w:rPrChange w:id="2646" w:author="Bush, Brian" w:date="2020-09-13T19:10:00Z">
                  <w:rPr>
                    <w:ins w:id="2647" w:author="Bush, Brian" w:date="2020-09-13T19:06:00Z"/>
                  </w:rPr>
                </w:rPrChange>
              </w:rPr>
            </w:pPr>
            <w:ins w:id="2648" w:author="Bush, Brian" w:date="2020-09-13T19:06:00Z">
              <w:r w:rsidRPr="00F178C3">
                <w:rPr>
                  <w:sz w:val="18"/>
                  <w:szCs w:val="18"/>
                  <w:rPrChange w:id="2649" w:author="Bush, Brian" w:date="2020-09-13T19:10:00Z">
                    <w:rPr/>
                  </w:rPrChange>
                </w:rPr>
                <w:t>Government Incentives</w:t>
              </w:r>
            </w:ins>
          </w:p>
        </w:tc>
        <w:tc>
          <w:tcPr>
            <w:tcW w:w="0" w:type="auto"/>
            <w:tcPrChange w:id="2650" w:author="Bush, Brian" w:date="2020-09-13T19:09:00Z">
              <w:tcPr>
                <w:tcW w:w="0" w:type="auto"/>
              </w:tcPr>
            </w:tcPrChange>
          </w:tcPr>
          <w:p w14:paraId="232C19A4" w14:textId="77777777" w:rsidR="00F178C3" w:rsidRPr="00F178C3" w:rsidRDefault="00F178C3" w:rsidP="00CE2A2B">
            <w:pPr>
              <w:rPr>
                <w:ins w:id="2651" w:author="Bush, Brian" w:date="2020-09-13T19:06:00Z"/>
                <w:sz w:val="18"/>
                <w:szCs w:val="18"/>
                <w:rPrChange w:id="2652" w:author="Bush, Brian" w:date="2020-09-13T19:10:00Z">
                  <w:rPr>
                    <w:ins w:id="2653" w:author="Bush, Brian" w:date="2020-09-13T19:06:00Z"/>
                  </w:rPr>
                </w:rPrChange>
              </w:rPr>
            </w:pPr>
            <w:ins w:id="2654" w:author="Bush, Brian" w:date="2020-09-13T19:06:00Z">
              <w:r w:rsidRPr="00F178C3">
                <w:rPr>
                  <w:sz w:val="18"/>
                  <w:szCs w:val="18"/>
                  <w:rPrChange w:id="2655" w:author="Bush, Brian" w:date="2020-09-13T19:10:00Z">
                    <w:rPr/>
                  </w:rPrChange>
                </w:rPr>
                <w:t>granting</w:t>
              </w:r>
            </w:ins>
          </w:p>
        </w:tc>
      </w:tr>
      <w:tr w:rsidR="00F178C3" w:rsidRPr="00F178C3" w14:paraId="6A6DF87F" w14:textId="77777777" w:rsidTr="00F178C3">
        <w:trPr>
          <w:ins w:id="2656" w:author="Bush, Brian" w:date="2020-09-13T19:06:00Z"/>
        </w:trPr>
        <w:tc>
          <w:tcPr>
            <w:tcW w:w="0" w:type="auto"/>
            <w:vMerge/>
            <w:tcPrChange w:id="2657" w:author="Bush, Brian" w:date="2020-09-13T19:09:00Z">
              <w:tcPr>
                <w:tcW w:w="0" w:type="auto"/>
                <w:vMerge/>
              </w:tcPr>
            </w:tcPrChange>
          </w:tcPr>
          <w:p w14:paraId="56D02D5F" w14:textId="143B0595" w:rsidR="00F178C3" w:rsidRPr="00F178C3" w:rsidRDefault="00F178C3" w:rsidP="00CE2A2B">
            <w:pPr>
              <w:rPr>
                <w:ins w:id="2658" w:author="Bush, Brian" w:date="2020-09-13T19:06:00Z"/>
                <w:sz w:val="18"/>
                <w:szCs w:val="18"/>
                <w:rPrChange w:id="2659" w:author="Bush, Brian" w:date="2020-09-13T19:10:00Z">
                  <w:rPr>
                    <w:ins w:id="2660" w:author="Bush, Brian" w:date="2020-09-13T19:06:00Z"/>
                  </w:rPr>
                </w:rPrChange>
              </w:rPr>
            </w:pPr>
          </w:p>
        </w:tc>
        <w:tc>
          <w:tcPr>
            <w:tcW w:w="0" w:type="auto"/>
            <w:tcPrChange w:id="2661" w:author="Bush, Brian" w:date="2020-09-13T19:09:00Z">
              <w:tcPr>
                <w:tcW w:w="0" w:type="auto"/>
              </w:tcPr>
            </w:tcPrChange>
          </w:tcPr>
          <w:p w14:paraId="0B698708" w14:textId="77777777" w:rsidR="00F178C3" w:rsidRPr="00F178C3" w:rsidRDefault="00F178C3" w:rsidP="00CE2A2B">
            <w:pPr>
              <w:rPr>
                <w:ins w:id="2662" w:author="Bush, Brian" w:date="2020-09-13T19:06:00Z"/>
                <w:sz w:val="18"/>
                <w:szCs w:val="18"/>
                <w:rPrChange w:id="2663" w:author="Bush, Brian" w:date="2020-09-13T19:10:00Z">
                  <w:rPr>
                    <w:ins w:id="2664" w:author="Bush, Brian" w:date="2020-09-13T19:06:00Z"/>
                  </w:rPr>
                </w:rPrChange>
              </w:rPr>
            </w:pPr>
            <w:ins w:id="2665" w:author="Bush, Brian" w:date="2020-09-13T19:06:00Z">
              <w:r w:rsidRPr="00F178C3">
                <w:rPr>
                  <w:sz w:val="18"/>
                  <w:szCs w:val="18"/>
                  <w:rPrChange w:id="2666" w:author="Bush, Brian" w:date="2020-09-13T19:10:00Z">
                    <w:rPr/>
                  </w:rPrChange>
                </w:rPr>
                <w:t>IS production incentive</w:t>
              </w:r>
            </w:ins>
          </w:p>
        </w:tc>
      </w:tr>
      <w:tr w:rsidR="00F178C3" w:rsidRPr="00F178C3" w14:paraId="13FF45C8" w14:textId="77777777" w:rsidTr="00F178C3">
        <w:trPr>
          <w:ins w:id="2667" w:author="Bush, Brian" w:date="2020-09-13T19:06:00Z"/>
        </w:trPr>
        <w:tc>
          <w:tcPr>
            <w:tcW w:w="0" w:type="auto"/>
            <w:vMerge/>
            <w:tcPrChange w:id="2668" w:author="Bush, Brian" w:date="2020-09-13T19:09:00Z">
              <w:tcPr>
                <w:tcW w:w="0" w:type="auto"/>
                <w:vMerge/>
              </w:tcPr>
            </w:tcPrChange>
          </w:tcPr>
          <w:p w14:paraId="17E321FD" w14:textId="04341C56" w:rsidR="00F178C3" w:rsidRPr="00F178C3" w:rsidRDefault="00F178C3" w:rsidP="00CE2A2B">
            <w:pPr>
              <w:rPr>
                <w:ins w:id="2669" w:author="Bush, Brian" w:date="2020-09-13T19:06:00Z"/>
                <w:sz w:val="18"/>
                <w:szCs w:val="18"/>
                <w:rPrChange w:id="2670" w:author="Bush, Brian" w:date="2020-09-13T19:10:00Z">
                  <w:rPr>
                    <w:ins w:id="2671" w:author="Bush, Brian" w:date="2020-09-13T19:06:00Z"/>
                  </w:rPr>
                </w:rPrChange>
              </w:rPr>
            </w:pPr>
          </w:p>
        </w:tc>
        <w:tc>
          <w:tcPr>
            <w:tcW w:w="0" w:type="auto"/>
            <w:tcPrChange w:id="2672" w:author="Bush, Brian" w:date="2020-09-13T19:09:00Z">
              <w:tcPr>
                <w:tcW w:w="0" w:type="auto"/>
              </w:tcPr>
            </w:tcPrChange>
          </w:tcPr>
          <w:p w14:paraId="7F9BB86E" w14:textId="77777777" w:rsidR="00F178C3" w:rsidRPr="00F178C3" w:rsidRDefault="00F178C3" w:rsidP="00CE2A2B">
            <w:pPr>
              <w:rPr>
                <w:ins w:id="2673" w:author="Bush, Brian" w:date="2020-09-13T19:06:00Z"/>
                <w:sz w:val="18"/>
                <w:szCs w:val="18"/>
                <w:rPrChange w:id="2674" w:author="Bush, Brian" w:date="2020-09-13T19:10:00Z">
                  <w:rPr>
                    <w:ins w:id="2675" w:author="Bush, Brian" w:date="2020-09-13T19:06:00Z"/>
                  </w:rPr>
                </w:rPrChange>
              </w:rPr>
            </w:pPr>
            <w:ins w:id="2676" w:author="Bush, Brian" w:date="2020-09-13T19:06:00Z">
              <w:r w:rsidRPr="00F178C3">
                <w:rPr>
                  <w:sz w:val="18"/>
                  <w:szCs w:val="18"/>
                  <w:rPrChange w:id="2677" w:author="Bush, Brian" w:date="2020-09-13T19:10:00Z">
                    <w:rPr/>
                  </w:rPrChange>
                </w:rPr>
                <w:t>Total Government Grants</w:t>
              </w:r>
            </w:ins>
          </w:p>
        </w:tc>
      </w:tr>
      <w:tr w:rsidR="00F178C3" w:rsidRPr="00F178C3" w14:paraId="7F92F360" w14:textId="77777777" w:rsidTr="00F178C3">
        <w:trPr>
          <w:ins w:id="2678" w:author="Bush, Brian" w:date="2020-09-13T19:06:00Z"/>
        </w:trPr>
        <w:tc>
          <w:tcPr>
            <w:tcW w:w="0" w:type="auto"/>
            <w:vMerge w:val="restart"/>
            <w:tcPrChange w:id="2679" w:author="Bush, Brian" w:date="2020-09-13T19:09:00Z">
              <w:tcPr>
                <w:tcW w:w="0" w:type="auto"/>
                <w:vMerge w:val="restart"/>
              </w:tcPr>
            </w:tcPrChange>
          </w:tcPr>
          <w:p w14:paraId="4324B9D6" w14:textId="34F73A7D" w:rsidR="00F178C3" w:rsidRPr="00F178C3" w:rsidRDefault="00F178C3" w:rsidP="007079E0">
            <w:pPr>
              <w:rPr>
                <w:ins w:id="2680" w:author="Bush, Brian" w:date="2020-09-13T19:06:00Z"/>
                <w:sz w:val="18"/>
                <w:szCs w:val="18"/>
                <w:rPrChange w:id="2681" w:author="Bush, Brian" w:date="2020-09-13T19:10:00Z">
                  <w:rPr>
                    <w:ins w:id="2682" w:author="Bush, Brian" w:date="2020-09-13T19:06:00Z"/>
                  </w:rPr>
                </w:rPrChange>
              </w:rPr>
            </w:pPr>
            <w:ins w:id="2683" w:author="Bush, Brian" w:date="2020-09-13T19:06:00Z">
              <w:r w:rsidRPr="00F178C3">
                <w:rPr>
                  <w:sz w:val="18"/>
                  <w:szCs w:val="18"/>
                  <w:rPrChange w:id="2684" w:author="Bush, Brian" w:date="2020-09-13T19:10:00Z">
                    <w:rPr/>
                  </w:rPrChange>
                </w:rPr>
                <w:t>Investment Metrics</w:t>
              </w:r>
            </w:ins>
          </w:p>
        </w:tc>
        <w:tc>
          <w:tcPr>
            <w:tcW w:w="0" w:type="auto"/>
            <w:tcPrChange w:id="2685" w:author="Bush, Brian" w:date="2020-09-13T19:09:00Z">
              <w:tcPr>
                <w:tcW w:w="0" w:type="auto"/>
              </w:tcPr>
            </w:tcPrChange>
          </w:tcPr>
          <w:p w14:paraId="72FA18B6" w14:textId="77777777" w:rsidR="00F178C3" w:rsidRPr="00F178C3" w:rsidRDefault="00F178C3" w:rsidP="00CE2A2B">
            <w:pPr>
              <w:rPr>
                <w:ins w:id="2686" w:author="Bush, Brian" w:date="2020-09-13T19:06:00Z"/>
                <w:sz w:val="18"/>
                <w:szCs w:val="18"/>
                <w:rPrChange w:id="2687" w:author="Bush, Brian" w:date="2020-09-13T19:10:00Z">
                  <w:rPr>
                    <w:ins w:id="2688" w:author="Bush, Brian" w:date="2020-09-13T19:06:00Z"/>
                  </w:rPr>
                </w:rPrChange>
              </w:rPr>
            </w:pPr>
            <w:ins w:id="2689" w:author="Bush, Brian" w:date="2020-09-13T19:06:00Z">
              <w:r w:rsidRPr="00F178C3">
                <w:rPr>
                  <w:sz w:val="18"/>
                  <w:szCs w:val="18"/>
                  <w:rPrChange w:id="2690" w:author="Bush, Brian" w:date="2020-09-13T19:10:00Z">
                    <w:rPr/>
                  </w:rPrChange>
                </w:rPr>
                <w:t>investing</w:t>
              </w:r>
            </w:ins>
          </w:p>
        </w:tc>
      </w:tr>
      <w:tr w:rsidR="00F178C3" w:rsidRPr="00F178C3" w14:paraId="2D15CF5C" w14:textId="77777777" w:rsidTr="00F178C3">
        <w:trPr>
          <w:ins w:id="2691" w:author="Bush, Brian" w:date="2020-09-13T19:06:00Z"/>
        </w:trPr>
        <w:tc>
          <w:tcPr>
            <w:tcW w:w="0" w:type="auto"/>
            <w:vMerge/>
            <w:tcPrChange w:id="2692" w:author="Bush, Brian" w:date="2020-09-13T19:09:00Z">
              <w:tcPr>
                <w:tcW w:w="0" w:type="auto"/>
                <w:vMerge/>
              </w:tcPr>
            </w:tcPrChange>
          </w:tcPr>
          <w:p w14:paraId="438FB46B" w14:textId="2D81F7DB" w:rsidR="00F178C3" w:rsidRPr="00F178C3" w:rsidRDefault="00F178C3" w:rsidP="00CE2A2B">
            <w:pPr>
              <w:rPr>
                <w:ins w:id="2693" w:author="Bush, Brian" w:date="2020-09-13T19:06:00Z"/>
                <w:sz w:val="18"/>
                <w:szCs w:val="18"/>
                <w:rPrChange w:id="2694" w:author="Bush, Brian" w:date="2020-09-13T19:10:00Z">
                  <w:rPr>
                    <w:ins w:id="2695" w:author="Bush, Brian" w:date="2020-09-13T19:06:00Z"/>
                  </w:rPr>
                </w:rPrChange>
              </w:rPr>
            </w:pPr>
          </w:p>
        </w:tc>
        <w:tc>
          <w:tcPr>
            <w:tcW w:w="0" w:type="auto"/>
            <w:tcPrChange w:id="2696" w:author="Bush, Brian" w:date="2020-09-13T19:09:00Z">
              <w:tcPr>
                <w:tcW w:w="0" w:type="auto"/>
              </w:tcPr>
            </w:tcPrChange>
          </w:tcPr>
          <w:p w14:paraId="7B09412A" w14:textId="77777777" w:rsidR="00F178C3" w:rsidRPr="00F178C3" w:rsidRDefault="00F178C3" w:rsidP="00CE2A2B">
            <w:pPr>
              <w:rPr>
                <w:ins w:id="2697" w:author="Bush, Brian" w:date="2020-09-13T19:06:00Z"/>
                <w:sz w:val="18"/>
                <w:szCs w:val="18"/>
                <w:rPrChange w:id="2698" w:author="Bush, Brian" w:date="2020-09-13T19:10:00Z">
                  <w:rPr>
                    <w:ins w:id="2699" w:author="Bush, Brian" w:date="2020-09-13T19:06:00Z"/>
                  </w:rPr>
                </w:rPrChange>
              </w:rPr>
            </w:pPr>
            <w:ins w:id="2700" w:author="Bush, Brian" w:date="2020-09-13T19:06:00Z">
              <w:r w:rsidRPr="00F178C3">
                <w:rPr>
                  <w:sz w:val="18"/>
                  <w:szCs w:val="18"/>
                  <w:rPrChange w:id="2701" w:author="Bush, Brian" w:date="2020-09-13T19:10:00Z">
                    <w:rPr/>
                  </w:rPrChange>
                </w:rPr>
                <w:t>NPV at required return</w:t>
              </w:r>
            </w:ins>
          </w:p>
        </w:tc>
      </w:tr>
      <w:tr w:rsidR="00F178C3" w:rsidRPr="00F178C3" w14:paraId="259C01FB" w14:textId="77777777" w:rsidTr="00F178C3">
        <w:trPr>
          <w:ins w:id="2702" w:author="Bush, Brian" w:date="2020-09-13T19:06:00Z"/>
        </w:trPr>
        <w:tc>
          <w:tcPr>
            <w:tcW w:w="0" w:type="auto"/>
            <w:vMerge/>
            <w:tcPrChange w:id="2703" w:author="Bush, Brian" w:date="2020-09-13T19:09:00Z">
              <w:tcPr>
                <w:tcW w:w="0" w:type="auto"/>
                <w:vMerge/>
              </w:tcPr>
            </w:tcPrChange>
          </w:tcPr>
          <w:p w14:paraId="38C0D3DD" w14:textId="02BCC2C8" w:rsidR="00F178C3" w:rsidRPr="00F178C3" w:rsidRDefault="00F178C3" w:rsidP="00CE2A2B">
            <w:pPr>
              <w:rPr>
                <w:ins w:id="2704" w:author="Bush, Brian" w:date="2020-09-13T19:06:00Z"/>
                <w:sz w:val="18"/>
                <w:szCs w:val="18"/>
                <w:rPrChange w:id="2705" w:author="Bush, Brian" w:date="2020-09-13T19:10:00Z">
                  <w:rPr>
                    <w:ins w:id="2706" w:author="Bush, Brian" w:date="2020-09-13T19:06:00Z"/>
                  </w:rPr>
                </w:rPrChange>
              </w:rPr>
            </w:pPr>
          </w:p>
        </w:tc>
        <w:tc>
          <w:tcPr>
            <w:tcW w:w="0" w:type="auto"/>
            <w:tcPrChange w:id="2707" w:author="Bush, Brian" w:date="2020-09-13T19:09:00Z">
              <w:tcPr>
                <w:tcW w:w="0" w:type="auto"/>
              </w:tcPr>
            </w:tcPrChange>
          </w:tcPr>
          <w:p w14:paraId="588C9E26" w14:textId="77777777" w:rsidR="00F178C3" w:rsidRPr="00F178C3" w:rsidRDefault="00F178C3" w:rsidP="00CE2A2B">
            <w:pPr>
              <w:rPr>
                <w:ins w:id="2708" w:author="Bush, Brian" w:date="2020-09-13T19:06:00Z"/>
                <w:sz w:val="18"/>
                <w:szCs w:val="18"/>
                <w:rPrChange w:id="2709" w:author="Bush, Brian" w:date="2020-09-13T19:10:00Z">
                  <w:rPr>
                    <w:ins w:id="2710" w:author="Bush, Brian" w:date="2020-09-13T19:06:00Z"/>
                  </w:rPr>
                </w:rPrChange>
              </w:rPr>
            </w:pPr>
            <w:ins w:id="2711" w:author="Bush, Brian" w:date="2020-09-13T19:06:00Z">
              <w:r w:rsidRPr="00F178C3">
                <w:rPr>
                  <w:sz w:val="18"/>
                  <w:szCs w:val="18"/>
                  <w:rPrChange w:id="2712" w:author="Bush, Brian" w:date="2020-09-13T19:10:00Z">
                    <w:rPr/>
                  </w:rPrChange>
                </w:rPr>
                <w:t>payback period</w:t>
              </w:r>
            </w:ins>
          </w:p>
        </w:tc>
      </w:tr>
      <w:tr w:rsidR="00F178C3" w:rsidRPr="00F178C3" w14:paraId="1CFD281A" w14:textId="77777777" w:rsidTr="00F178C3">
        <w:trPr>
          <w:ins w:id="2713" w:author="Bush, Brian" w:date="2020-09-13T19:06:00Z"/>
        </w:trPr>
        <w:tc>
          <w:tcPr>
            <w:tcW w:w="0" w:type="auto"/>
            <w:vMerge/>
            <w:tcPrChange w:id="2714" w:author="Bush, Brian" w:date="2020-09-13T19:09:00Z">
              <w:tcPr>
                <w:tcW w:w="0" w:type="auto"/>
                <w:vMerge/>
              </w:tcPr>
            </w:tcPrChange>
          </w:tcPr>
          <w:p w14:paraId="6D04BC6B" w14:textId="3B54E47F" w:rsidR="00F178C3" w:rsidRPr="00F178C3" w:rsidRDefault="00F178C3" w:rsidP="00CE2A2B">
            <w:pPr>
              <w:rPr>
                <w:ins w:id="2715" w:author="Bush, Brian" w:date="2020-09-13T19:06:00Z"/>
                <w:sz w:val="18"/>
                <w:szCs w:val="18"/>
                <w:rPrChange w:id="2716" w:author="Bush, Brian" w:date="2020-09-13T19:10:00Z">
                  <w:rPr>
                    <w:ins w:id="2717" w:author="Bush, Brian" w:date="2020-09-13T19:06:00Z"/>
                  </w:rPr>
                </w:rPrChange>
              </w:rPr>
            </w:pPr>
          </w:p>
        </w:tc>
        <w:tc>
          <w:tcPr>
            <w:tcW w:w="0" w:type="auto"/>
            <w:tcPrChange w:id="2718" w:author="Bush, Brian" w:date="2020-09-13T19:09:00Z">
              <w:tcPr>
                <w:tcW w:w="0" w:type="auto"/>
              </w:tcPr>
            </w:tcPrChange>
          </w:tcPr>
          <w:p w14:paraId="69BD4496" w14:textId="77777777" w:rsidR="00F178C3" w:rsidRPr="00F178C3" w:rsidRDefault="00F178C3" w:rsidP="00CE2A2B">
            <w:pPr>
              <w:rPr>
                <w:ins w:id="2719" w:author="Bush, Brian" w:date="2020-09-13T19:06:00Z"/>
                <w:sz w:val="18"/>
                <w:szCs w:val="18"/>
                <w:rPrChange w:id="2720" w:author="Bush, Brian" w:date="2020-09-13T19:10:00Z">
                  <w:rPr>
                    <w:ins w:id="2721" w:author="Bush, Brian" w:date="2020-09-13T19:06:00Z"/>
                  </w:rPr>
                </w:rPrChange>
              </w:rPr>
            </w:pPr>
            <w:ins w:id="2722" w:author="Bush, Brian" w:date="2020-09-13T19:06:00Z">
              <w:r w:rsidRPr="00F178C3">
                <w:rPr>
                  <w:sz w:val="18"/>
                  <w:szCs w:val="18"/>
                  <w:rPrChange w:id="2723" w:author="Bush, Brian" w:date="2020-09-13T19:10:00Z">
                    <w:rPr/>
                  </w:rPrChange>
                </w:rPr>
                <w:t>Total Investment</w:t>
              </w:r>
            </w:ins>
          </w:p>
        </w:tc>
      </w:tr>
      <w:tr w:rsidR="00F178C3" w:rsidRPr="00F178C3" w14:paraId="6614A33B" w14:textId="77777777" w:rsidTr="00F178C3">
        <w:trPr>
          <w:ins w:id="2724" w:author="Bush, Brian" w:date="2020-09-13T19:06:00Z"/>
        </w:trPr>
        <w:tc>
          <w:tcPr>
            <w:tcW w:w="0" w:type="auto"/>
            <w:vMerge w:val="restart"/>
            <w:tcPrChange w:id="2725" w:author="Bush, Brian" w:date="2020-09-13T19:09:00Z">
              <w:tcPr>
                <w:tcW w:w="0" w:type="auto"/>
                <w:vMerge w:val="restart"/>
              </w:tcPr>
            </w:tcPrChange>
          </w:tcPr>
          <w:p w14:paraId="36F83FB8" w14:textId="6FC503B7" w:rsidR="00F178C3" w:rsidRPr="00F178C3" w:rsidRDefault="00F178C3" w:rsidP="007079E0">
            <w:pPr>
              <w:rPr>
                <w:ins w:id="2726" w:author="Bush, Brian" w:date="2020-09-13T19:06:00Z"/>
                <w:sz w:val="18"/>
                <w:szCs w:val="18"/>
                <w:rPrChange w:id="2727" w:author="Bush, Brian" w:date="2020-09-13T19:10:00Z">
                  <w:rPr>
                    <w:ins w:id="2728" w:author="Bush, Brian" w:date="2020-09-13T19:06:00Z"/>
                  </w:rPr>
                </w:rPrChange>
              </w:rPr>
            </w:pPr>
            <w:ins w:id="2729" w:author="Bush, Brian" w:date="2020-09-13T19:06:00Z">
              <w:r w:rsidRPr="00F178C3">
                <w:rPr>
                  <w:sz w:val="18"/>
                  <w:szCs w:val="18"/>
                  <w:rPrChange w:id="2730" w:author="Bush, Brian" w:date="2020-09-13T19:10:00Z">
                    <w:rPr/>
                  </w:rPrChange>
                </w:rPr>
                <w:t>Market</w:t>
              </w:r>
            </w:ins>
          </w:p>
        </w:tc>
        <w:tc>
          <w:tcPr>
            <w:tcW w:w="0" w:type="auto"/>
            <w:tcPrChange w:id="2731" w:author="Bush, Brian" w:date="2020-09-13T19:09:00Z">
              <w:tcPr>
                <w:tcW w:w="0" w:type="auto"/>
              </w:tcPr>
            </w:tcPrChange>
          </w:tcPr>
          <w:p w14:paraId="6CB13A40" w14:textId="77777777" w:rsidR="00F178C3" w:rsidRPr="00F178C3" w:rsidRDefault="00F178C3" w:rsidP="00CE2A2B">
            <w:pPr>
              <w:rPr>
                <w:ins w:id="2732" w:author="Bush, Brian" w:date="2020-09-13T19:06:00Z"/>
                <w:sz w:val="18"/>
                <w:szCs w:val="18"/>
                <w:rPrChange w:id="2733" w:author="Bush, Brian" w:date="2020-09-13T19:10:00Z">
                  <w:rPr>
                    <w:ins w:id="2734" w:author="Bush, Brian" w:date="2020-09-13T19:06:00Z"/>
                  </w:rPr>
                </w:rPrChange>
              </w:rPr>
            </w:pPr>
            <w:ins w:id="2735" w:author="Bush, Brian" w:date="2020-09-13T19:06:00Z">
              <w:r w:rsidRPr="00F178C3">
                <w:rPr>
                  <w:sz w:val="18"/>
                  <w:szCs w:val="18"/>
                  <w:rPrChange w:id="2736" w:author="Bush, Brian" w:date="2020-09-13T19:10:00Z">
                    <w:rPr/>
                  </w:rPrChange>
                </w:rPr>
                <w:t>abandoning bioproduct</w:t>
              </w:r>
            </w:ins>
          </w:p>
        </w:tc>
      </w:tr>
      <w:tr w:rsidR="00F178C3" w:rsidRPr="00F178C3" w14:paraId="01D52A0A" w14:textId="77777777" w:rsidTr="00F178C3">
        <w:trPr>
          <w:ins w:id="2737" w:author="Bush, Brian" w:date="2020-09-13T19:06:00Z"/>
        </w:trPr>
        <w:tc>
          <w:tcPr>
            <w:tcW w:w="0" w:type="auto"/>
            <w:vMerge/>
            <w:tcPrChange w:id="2738" w:author="Bush, Brian" w:date="2020-09-13T19:09:00Z">
              <w:tcPr>
                <w:tcW w:w="0" w:type="auto"/>
                <w:vMerge/>
              </w:tcPr>
            </w:tcPrChange>
          </w:tcPr>
          <w:p w14:paraId="40C7038C" w14:textId="5161DC0D" w:rsidR="00F178C3" w:rsidRPr="00F178C3" w:rsidRDefault="00F178C3" w:rsidP="00CE2A2B">
            <w:pPr>
              <w:rPr>
                <w:ins w:id="2739" w:author="Bush, Brian" w:date="2020-09-13T19:06:00Z"/>
                <w:sz w:val="18"/>
                <w:szCs w:val="18"/>
                <w:rPrChange w:id="2740" w:author="Bush, Brian" w:date="2020-09-13T19:10:00Z">
                  <w:rPr>
                    <w:ins w:id="2741" w:author="Bush, Brian" w:date="2020-09-13T19:06:00Z"/>
                  </w:rPr>
                </w:rPrChange>
              </w:rPr>
            </w:pPr>
          </w:p>
        </w:tc>
        <w:tc>
          <w:tcPr>
            <w:tcW w:w="0" w:type="auto"/>
            <w:tcPrChange w:id="2742" w:author="Bush, Brian" w:date="2020-09-13T19:09:00Z">
              <w:tcPr>
                <w:tcW w:w="0" w:type="auto"/>
              </w:tcPr>
            </w:tcPrChange>
          </w:tcPr>
          <w:p w14:paraId="2DDFE807" w14:textId="77777777" w:rsidR="00F178C3" w:rsidRPr="00F178C3" w:rsidRDefault="00F178C3" w:rsidP="00CE2A2B">
            <w:pPr>
              <w:rPr>
                <w:ins w:id="2743" w:author="Bush, Brian" w:date="2020-09-13T19:06:00Z"/>
                <w:sz w:val="18"/>
                <w:szCs w:val="18"/>
                <w:rPrChange w:id="2744" w:author="Bush, Brian" w:date="2020-09-13T19:10:00Z">
                  <w:rPr>
                    <w:ins w:id="2745" w:author="Bush, Brian" w:date="2020-09-13T19:06:00Z"/>
                  </w:rPr>
                </w:rPrChange>
              </w:rPr>
            </w:pPr>
            <w:ins w:id="2746" w:author="Bush, Brian" w:date="2020-09-13T19:06:00Z">
              <w:r w:rsidRPr="00F178C3">
                <w:rPr>
                  <w:sz w:val="18"/>
                  <w:szCs w:val="18"/>
                  <w:rPrChange w:id="2747" w:author="Bush, Brian" w:date="2020-09-13T19:10:00Z">
                    <w:rPr/>
                  </w:rPrChange>
                </w:rPr>
                <w:t>Adopters</w:t>
              </w:r>
            </w:ins>
          </w:p>
        </w:tc>
      </w:tr>
      <w:tr w:rsidR="00F178C3" w:rsidRPr="00F178C3" w14:paraId="7F0F9EC1" w14:textId="77777777" w:rsidTr="00F178C3">
        <w:trPr>
          <w:ins w:id="2748" w:author="Bush, Brian" w:date="2020-09-13T19:06:00Z"/>
        </w:trPr>
        <w:tc>
          <w:tcPr>
            <w:tcW w:w="0" w:type="auto"/>
            <w:vMerge/>
            <w:tcPrChange w:id="2749" w:author="Bush, Brian" w:date="2020-09-13T19:09:00Z">
              <w:tcPr>
                <w:tcW w:w="0" w:type="auto"/>
                <w:vMerge/>
              </w:tcPr>
            </w:tcPrChange>
          </w:tcPr>
          <w:p w14:paraId="69BA7EC6" w14:textId="674F2063" w:rsidR="00F178C3" w:rsidRPr="00F178C3" w:rsidRDefault="00F178C3" w:rsidP="00CE2A2B">
            <w:pPr>
              <w:rPr>
                <w:ins w:id="2750" w:author="Bush, Brian" w:date="2020-09-13T19:06:00Z"/>
                <w:sz w:val="18"/>
                <w:szCs w:val="18"/>
                <w:rPrChange w:id="2751" w:author="Bush, Brian" w:date="2020-09-13T19:10:00Z">
                  <w:rPr>
                    <w:ins w:id="2752" w:author="Bush, Brian" w:date="2020-09-13T19:06:00Z"/>
                  </w:rPr>
                </w:rPrChange>
              </w:rPr>
            </w:pPr>
          </w:p>
        </w:tc>
        <w:tc>
          <w:tcPr>
            <w:tcW w:w="0" w:type="auto"/>
            <w:tcPrChange w:id="2753" w:author="Bush, Brian" w:date="2020-09-13T19:09:00Z">
              <w:tcPr>
                <w:tcW w:w="0" w:type="auto"/>
              </w:tcPr>
            </w:tcPrChange>
          </w:tcPr>
          <w:p w14:paraId="329E542A" w14:textId="77777777" w:rsidR="00F178C3" w:rsidRPr="00F178C3" w:rsidRDefault="00F178C3" w:rsidP="00CE2A2B">
            <w:pPr>
              <w:rPr>
                <w:ins w:id="2754" w:author="Bush, Brian" w:date="2020-09-13T19:06:00Z"/>
                <w:sz w:val="18"/>
                <w:szCs w:val="18"/>
                <w:rPrChange w:id="2755" w:author="Bush, Brian" w:date="2020-09-13T19:10:00Z">
                  <w:rPr>
                    <w:ins w:id="2756" w:author="Bush, Brian" w:date="2020-09-13T19:06:00Z"/>
                  </w:rPr>
                </w:rPrChange>
              </w:rPr>
            </w:pPr>
            <w:ins w:id="2757" w:author="Bush, Brian" w:date="2020-09-13T19:06:00Z">
              <w:r w:rsidRPr="00F178C3">
                <w:rPr>
                  <w:sz w:val="18"/>
                  <w:szCs w:val="18"/>
                  <w:rPrChange w:id="2758" w:author="Bush, Brian" w:date="2020-09-13T19:10:00Z">
                    <w:rPr/>
                  </w:rPrChange>
                </w:rPr>
                <w:t>bioproduct favorability indicator</w:t>
              </w:r>
            </w:ins>
          </w:p>
        </w:tc>
      </w:tr>
      <w:tr w:rsidR="00F178C3" w:rsidRPr="00F178C3" w14:paraId="520ED51B" w14:textId="77777777" w:rsidTr="00F178C3">
        <w:trPr>
          <w:ins w:id="2759" w:author="Bush, Brian" w:date="2020-09-13T19:06:00Z"/>
        </w:trPr>
        <w:tc>
          <w:tcPr>
            <w:tcW w:w="0" w:type="auto"/>
            <w:vMerge/>
            <w:tcPrChange w:id="2760" w:author="Bush, Brian" w:date="2020-09-13T19:09:00Z">
              <w:tcPr>
                <w:tcW w:w="0" w:type="auto"/>
                <w:vMerge/>
              </w:tcPr>
            </w:tcPrChange>
          </w:tcPr>
          <w:p w14:paraId="154A479B" w14:textId="6405FB07" w:rsidR="00F178C3" w:rsidRPr="00F178C3" w:rsidRDefault="00F178C3" w:rsidP="00CE2A2B">
            <w:pPr>
              <w:rPr>
                <w:ins w:id="2761" w:author="Bush, Brian" w:date="2020-09-13T19:06:00Z"/>
                <w:sz w:val="18"/>
                <w:szCs w:val="18"/>
                <w:rPrChange w:id="2762" w:author="Bush, Brian" w:date="2020-09-13T19:10:00Z">
                  <w:rPr>
                    <w:ins w:id="2763" w:author="Bush, Brian" w:date="2020-09-13T19:06:00Z"/>
                  </w:rPr>
                </w:rPrChange>
              </w:rPr>
            </w:pPr>
          </w:p>
        </w:tc>
        <w:tc>
          <w:tcPr>
            <w:tcW w:w="0" w:type="auto"/>
            <w:tcPrChange w:id="2764" w:author="Bush, Brian" w:date="2020-09-13T19:09:00Z">
              <w:tcPr>
                <w:tcW w:w="0" w:type="auto"/>
              </w:tcPr>
            </w:tcPrChange>
          </w:tcPr>
          <w:p w14:paraId="5DA9B197" w14:textId="77777777" w:rsidR="00F178C3" w:rsidRPr="00F178C3" w:rsidRDefault="00F178C3" w:rsidP="00CE2A2B">
            <w:pPr>
              <w:rPr>
                <w:ins w:id="2765" w:author="Bush, Brian" w:date="2020-09-13T19:06:00Z"/>
                <w:sz w:val="18"/>
                <w:szCs w:val="18"/>
                <w:rPrChange w:id="2766" w:author="Bush, Brian" w:date="2020-09-13T19:10:00Z">
                  <w:rPr>
                    <w:ins w:id="2767" w:author="Bush, Brian" w:date="2020-09-13T19:06:00Z"/>
                  </w:rPr>
                </w:rPrChange>
              </w:rPr>
            </w:pPr>
            <w:ins w:id="2768" w:author="Bush, Brian" w:date="2020-09-13T19:06:00Z">
              <w:r w:rsidRPr="00F178C3">
                <w:rPr>
                  <w:sz w:val="18"/>
                  <w:szCs w:val="18"/>
                  <w:rPrChange w:id="2769" w:author="Bush, Brian" w:date="2020-09-13T19:10:00Z">
                    <w:rPr/>
                  </w:rPrChange>
                </w:rPr>
                <w:t>bioproduct market share mass</w:t>
              </w:r>
            </w:ins>
          </w:p>
        </w:tc>
      </w:tr>
      <w:tr w:rsidR="00F178C3" w:rsidRPr="00F178C3" w14:paraId="3A8C465F" w14:textId="77777777" w:rsidTr="00F178C3">
        <w:trPr>
          <w:ins w:id="2770" w:author="Bush, Brian" w:date="2020-09-13T19:06:00Z"/>
        </w:trPr>
        <w:tc>
          <w:tcPr>
            <w:tcW w:w="0" w:type="auto"/>
            <w:vMerge/>
            <w:tcPrChange w:id="2771" w:author="Bush, Brian" w:date="2020-09-13T19:09:00Z">
              <w:tcPr>
                <w:tcW w:w="0" w:type="auto"/>
                <w:vMerge/>
              </w:tcPr>
            </w:tcPrChange>
          </w:tcPr>
          <w:p w14:paraId="1E125230" w14:textId="725467E2" w:rsidR="00F178C3" w:rsidRPr="00F178C3" w:rsidRDefault="00F178C3" w:rsidP="00CE2A2B">
            <w:pPr>
              <w:rPr>
                <w:ins w:id="2772" w:author="Bush, Brian" w:date="2020-09-13T19:06:00Z"/>
                <w:sz w:val="18"/>
                <w:szCs w:val="18"/>
                <w:rPrChange w:id="2773" w:author="Bush, Brian" w:date="2020-09-13T19:10:00Z">
                  <w:rPr>
                    <w:ins w:id="2774" w:author="Bush, Brian" w:date="2020-09-13T19:06:00Z"/>
                  </w:rPr>
                </w:rPrChange>
              </w:rPr>
            </w:pPr>
          </w:p>
        </w:tc>
        <w:tc>
          <w:tcPr>
            <w:tcW w:w="0" w:type="auto"/>
            <w:tcPrChange w:id="2775" w:author="Bush, Brian" w:date="2020-09-13T19:09:00Z">
              <w:tcPr>
                <w:tcW w:w="0" w:type="auto"/>
              </w:tcPr>
            </w:tcPrChange>
          </w:tcPr>
          <w:p w14:paraId="3FE7CC10" w14:textId="77777777" w:rsidR="00F178C3" w:rsidRPr="00F178C3" w:rsidRDefault="00F178C3" w:rsidP="00CE2A2B">
            <w:pPr>
              <w:rPr>
                <w:ins w:id="2776" w:author="Bush, Brian" w:date="2020-09-13T19:06:00Z"/>
                <w:sz w:val="18"/>
                <w:szCs w:val="18"/>
                <w:rPrChange w:id="2777" w:author="Bush, Brian" w:date="2020-09-13T19:10:00Z">
                  <w:rPr>
                    <w:ins w:id="2778" w:author="Bush, Brian" w:date="2020-09-13T19:06:00Z"/>
                  </w:rPr>
                </w:rPrChange>
              </w:rPr>
            </w:pPr>
            <w:ins w:id="2779" w:author="Bush, Brian" w:date="2020-09-13T19:06:00Z">
              <w:r w:rsidRPr="00F178C3">
                <w:rPr>
                  <w:sz w:val="18"/>
                  <w:szCs w:val="18"/>
                  <w:rPrChange w:id="2780" w:author="Bush, Brian" w:date="2020-09-13T19:10:00Z">
                    <w:rPr/>
                  </w:rPrChange>
                </w:rPr>
                <w:t>current market size economic</w:t>
              </w:r>
            </w:ins>
          </w:p>
        </w:tc>
      </w:tr>
      <w:tr w:rsidR="00F178C3" w:rsidRPr="00F178C3" w14:paraId="58818446" w14:textId="77777777" w:rsidTr="00F178C3">
        <w:trPr>
          <w:ins w:id="2781" w:author="Bush, Brian" w:date="2020-09-13T19:06:00Z"/>
        </w:trPr>
        <w:tc>
          <w:tcPr>
            <w:tcW w:w="0" w:type="auto"/>
            <w:vMerge/>
            <w:tcPrChange w:id="2782" w:author="Bush, Brian" w:date="2020-09-13T19:09:00Z">
              <w:tcPr>
                <w:tcW w:w="0" w:type="auto"/>
                <w:vMerge/>
              </w:tcPr>
            </w:tcPrChange>
          </w:tcPr>
          <w:p w14:paraId="32748C12" w14:textId="3726BDBB" w:rsidR="00F178C3" w:rsidRPr="00F178C3" w:rsidRDefault="00F178C3" w:rsidP="00CE2A2B">
            <w:pPr>
              <w:rPr>
                <w:ins w:id="2783" w:author="Bush, Brian" w:date="2020-09-13T19:06:00Z"/>
                <w:sz w:val="18"/>
                <w:szCs w:val="18"/>
                <w:rPrChange w:id="2784" w:author="Bush, Brian" w:date="2020-09-13T19:10:00Z">
                  <w:rPr>
                    <w:ins w:id="2785" w:author="Bush, Brian" w:date="2020-09-13T19:06:00Z"/>
                  </w:rPr>
                </w:rPrChange>
              </w:rPr>
            </w:pPr>
          </w:p>
        </w:tc>
        <w:tc>
          <w:tcPr>
            <w:tcW w:w="0" w:type="auto"/>
            <w:tcPrChange w:id="2786" w:author="Bush, Brian" w:date="2020-09-13T19:09:00Z">
              <w:tcPr>
                <w:tcW w:w="0" w:type="auto"/>
              </w:tcPr>
            </w:tcPrChange>
          </w:tcPr>
          <w:p w14:paraId="3C2E550C" w14:textId="77777777" w:rsidR="00F178C3" w:rsidRPr="00F178C3" w:rsidRDefault="00F178C3" w:rsidP="00CE2A2B">
            <w:pPr>
              <w:rPr>
                <w:ins w:id="2787" w:author="Bush, Brian" w:date="2020-09-13T19:06:00Z"/>
                <w:sz w:val="18"/>
                <w:szCs w:val="18"/>
                <w:rPrChange w:id="2788" w:author="Bush, Brian" w:date="2020-09-13T19:10:00Z">
                  <w:rPr>
                    <w:ins w:id="2789" w:author="Bush, Brian" w:date="2020-09-13T19:06:00Z"/>
                  </w:rPr>
                </w:rPrChange>
              </w:rPr>
            </w:pPr>
            <w:ins w:id="2790" w:author="Bush, Brian" w:date="2020-09-13T19:06:00Z">
              <w:r w:rsidRPr="00F178C3">
                <w:rPr>
                  <w:sz w:val="18"/>
                  <w:szCs w:val="18"/>
                  <w:rPrChange w:id="2791" w:author="Bush, Brian" w:date="2020-09-13T19:10:00Z">
                    <w:rPr/>
                  </w:rPrChange>
                </w:rPr>
                <w:t>current market size mass</w:t>
              </w:r>
            </w:ins>
          </w:p>
        </w:tc>
      </w:tr>
      <w:tr w:rsidR="00F178C3" w:rsidRPr="00F178C3" w14:paraId="14BD7FD7" w14:textId="77777777" w:rsidTr="00F178C3">
        <w:trPr>
          <w:ins w:id="2792" w:author="Bush, Brian" w:date="2020-09-13T19:06:00Z"/>
        </w:trPr>
        <w:tc>
          <w:tcPr>
            <w:tcW w:w="0" w:type="auto"/>
            <w:vMerge/>
            <w:tcPrChange w:id="2793" w:author="Bush, Brian" w:date="2020-09-13T19:09:00Z">
              <w:tcPr>
                <w:tcW w:w="0" w:type="auto"/>
                <w:vMerge/>
              </w:tcPr>
            </w:tcPrChange>
          </w:tcPr>
          <w:p w14:paraId="7BBC663D" w14:textId="5A8A6E91" w:rsidR="00F178C3" w:rsidRPr="00F178C3" w:rsidRDefault="00F178C3" w:rsidP="00CE2A2B">
            <w:pPr>
              <w:rPr>
                <w:ins w:id="2794" w:author="Bush, Brian" w:date="2020-09-13T19:06:00Z"/>
                <w:sz w:val="18"/>
                <w:szCs w:val="18"/>
                <w:rPrChange w:id="2795" w:author="Bush, Brian" w:date="2020-09-13T19:10:00Z">
                  <w:rPr>
                    <w:ins w:id="2796" w:author="Bush, Brian" w:date="2020-09-13T19:06:00Z"/>
                  </w:rPr>
                </w:rPrChange>
              </w:rPr>
            </w:pPr>
          </w:p>
        </w:tc>
        <w:tc>
          <w:tcPr>
            <w:tcW w:w="0" w:type="auto"/>
            <w:tcPrChange w:id="2797" w:author="Bush, Brian" w:date="2020-09-13T19:09:00Z">
              <w:tcPr>
                <w:tcW w:w="0" w:type="auto"/>
              </w:tcPr>
            </w:tcPrChange>
          </w:tcPr>
          <w:p w14:paraId="05AB392F" w14:textId="77777777" w:rsidR="00F178C3" w:rsidRPr="00F178C3" w:rsidRDefault="00F178C3" w:rsidP="00CE2A2B">
            <w:pPr>
              <w:rPr>
                <w:ins w:id="2798" w:author="Bush, Brian" w:date="2020-09-13T19:06:00Z"/>
                <w:sz w:val="18"/>
                <w:szCs w:val="18"/>
                <w:rPrChange w:id="2799" w:author="Bush, Brian" w:date="2020-09-13T19:10:00Z">
                  <w:rPr>
                    <w:ins w:id="2800" w:author="Bush, Brian" w:date="2020-09-13T19:06:00Z"/>
                  </w:rPr>
                </w:rPrChange>
              </w:rPr>
            </w:pPr>
            <w:ins w:id="2801" w:author="Bush, Brian" w:date="2020-09-13T19:06:00Z">
              <w:r w:rsidRPr="00F178C3">
                <w:rPr>
                  <w:sz w:val="18"/>
                  <w:szCs w:val="18"/>
                  <w:rPrChange w:id="2802" w:author="Bush, Brian" w:date="2020-09-13T19:10:00Z">
                    <w:rPr/>
                  </w:rPrChange>
                </w:rPr>
                <w:t>long term market share</w:t>
              </w:r>
            </w:ins>
          </w:p>
        </w:tc>
      </w:tr>
      <w:tr w:rsidR="00F178C3" w:rsidRPr="00F178C3" w14:paraId="3641069C" w14:textId="77777777" w:rsidTr="00F178C3">
        <w:trPr>
          <w:ins w:id="2803" w:author="Bush, Brian" w:date="2020-09-13T19:06:00Z"/>
        </w:trPr>
        <w:tc>
          <w:tcPr>
            <w:tcW w:w="0" w:type="auto"/>
            <w:vMerge/>
            <w:tcPrChange w:id="2804" w:author="Bush, Brian" w:date="2020-09-13T19:09:00Z">
              <w:tcPr>
                <w:tcW w:w="0" w:type="auto"/>
                <w:vMerge/>
              </w:tcPr>
            </w:tcPrChange>
          </w:tcPr>
          <w:p w14:paraId="44DE24AF" w14:textId="4BA4F712" w:rsidR="00F178C3" w:rsidRPr="00F178C3" w:rsidRDefault="00F178C3" w:rsidP="00CE2A2B">
            <w:pPr>
              <w:rPr>
                <w:ins w:id="2805" w:author="Bush, Brian" w:date="2020-09-13T19:06:00Z"/>
                <w:sz w:val="18"/>
                <w:szCs w:val="18"/>
                <w:rPrChange w:id="2806" w:author="Bush, Brian" w:date="2020-09-13T19:10:00Z">
                  <w:rPr>
                    <w:ins w:id="2807" w:author="Bush, Brian" w:date="2020-09-13T19:06:00Z"/>
                  </w:rPr>
                </w:rPrChange>
              </w:rPr>
            </w:pPr>
          </w:p>
        </w:tc>
        <w:tc>
          <w:tcPr>
            <w:tcW w:w="0" w:type="auto"/>
            <w:tcPrChange w:id="2808" w:author="Bush, Brian" w:date="2020-09-13T19:09:00Z">
              <w:tcPr>
                <w:tcW w:w="0" w:type="auto"/>
              </w:tcPr>
            </w:tcPrChange>
          </w:tcPr>
          <w:p w14:paraId="193235A7" w14:textId="77777777" w:rsidR="00F178C3" w:rsidRPr="00F178C3" w:rsidRDefault="00F178C3" w:rsidP="00CE2A2B">
            <w:pPr>
              <w:rPr>
                <w:ins w:id="2809" w:author="Bush, Brian" w:date="2020-09-13T19:06:00Z"/>
                <w:sz w:val="18"/>
                <w:szCs w:val="18"/>
                <w:rPrChange w:id="2810" w:author="Bush, Brian" w:date="2020-09-13T19:10:00Z">
                  <w:rPr>
                    <w:ins w:id="2811" w:author="Bush, Brian" w:date="2020-09-13T19:06:00Z"/>
                  </w:rPr>
                </w:rPrChange>
              </w:rPr>
            </w:pPr>
            <w:ins w:id="2812" w:author="Bush, Brian" w:date="2020-09-13T19:06:00Z">
              <w:r w:rsidRPr="00F178C3">
                <w:rPr>
                  <w:sz w:val="18"/>
                  <w:szCs w:val="18"/>
                  <w:rPrChange w:id="2813" w:author="Bush, Brian" w:date="2020-09-13T19:10:00Z">
                    <w:rPr/>
                  </w:rPrChange>
                </w:rPr>
                <w:t>long term market value</w:t>
              </w:r>
            </w:ins>
          </w:p>
        </w:tc>
      </w:tr>
      <w:tr w:rsidR="00F178C3" w:rsidRPr="00F178C3" w14:paraId="5DC1FA7F" w14:textId="77777777" w:rsidTr="00F178C3">
        <w:trPr>
          <w:ins w:id="2814" w:author="Bush, Brian" w:date="2020-09-13T19:06:00Z"/>
        </w:trPr>
        <w:tc>
          <w:tcPr>
            <w:tcW w:w="0" w:type="auto"/>
            <w:vMerge/>
            <w:tcPrChange w:id="2815" w:author="Bush, Brian" w:date="2020-09-13T19:09:00Z">
              <w:tcPr>
                <w:tcW w:w="0" w:type="auto"/>
                <w:vMerge/>
              </w:tcPr>
            </w:tcPrChange>
          </w:tcPr>
          <w:p w14:paraId="77A75853" w14:textId="29C82B2E" w:rsidR="00F178C3" w:rsidRPr="00F178C3" w:rsidRDefault="00F178C3" w:rsidP="00CE2A2B">
            <w:pPr>
              <w:rPr>
                <w:ins w:id="2816" w:author="Bush, Brian" w:date="2020-09-13T19:06:00Z"/>
                <w:sz w:val="18"/>
                <w:szCs w:val="18"/>
                <w:rPrChange w:id="2817" w:author="Bush, Brian" w:date="2020-09-13T19:10:00Z">
                  <w:rPr>
                    <w:ins w:id="2818" w:author="Bush, Brian" w:date="2020-09-13T19:06:00Z"/>
                  </w:rPr>
                </w:rPrChange>
              </w:rPr>
            </w:pPr>
          </w:p>
        </w:tc>
        <w:tc>
          <w:tcPr>
            <w:tcW w:w="0" w:type="auto"/>
            <w:tcPrChange w:id="2819" w:author="Bush, Brian" w:date="2020-09-13T19:09:00Z">
              <w:tcPr>
                <w:tcW w:w="0" w:type="auto"/>
              </w:tcPr>
            </w:tcPrChange>
          </w:tcPr>
          <w:p w14:paraId="69F45732" w14:textId="77777777" w:rsidR="00F178C3" w:rsidRPr="00F178C3" w:rsidRDefault="00F178C3" w:rsidP="00CE2A2B">
            <w:pPr>
              <w:rPr>
                <w:ins w:id="2820" w:author="Bush, Brian" w:date="2020-09-13T19:06:00Z"/>
                <w:sz w:val="18"/>
                <w:szCs w:val="18"/>
                <w:rPrChange w:id="2821" w:author="Bush, Brian" w:date="2020-09-13T19:10:00Z">
                  <w:rPr>
                    <w:ins w:id="2822" w:author="Bush, Brian" w:date="2020-09-13T19:06:00Z"/>
                  </w:rPr>
                </w:rPrChange>
              </w:rPr>
            </w:pPr>
            <w:ins w:id="2823" w:author="Bush, Brian" w:date="2020-09-13T19:06:00Z">
              <w:r w:rsidRPr="00F178C3">
                <w:rPr>
                  <w:sz w:val="18"/>
                  <w:szCs w:val="18"/>
                  <w:rPrChange w:id="2824" w:author="Bush, Brian" w:date="2020-09-13T19:10:00Z">
                    <w:rPr/>
                  </w:rPrChange>
                </w:rPr>
                <w:t>long term selling price without green premium after market entry</w:t>
              </w:r>
            </w:ins>
          </w:p>
        </w:tc>
      </w:tr>
      <w:tr w:rsidR="00F178C3" w:rsidRPr="00F178C3" w14:paraId="507216F8" w14:textId="77777777" w:rsidTr="00F178C3">
        <w:trPr>
          <w:ins w:id="2825" w:author="Bush, Brian" w:date="2020-09-13T19:06:00Z"/>
        </w:trPr>
        <w:tc>
          <w:tcPr>
            <w:tcW w:w="0" w:type="auto"/>
            <w:vMerge/>
            <w:tcPrChange w:id="2826" w:author="Bush, Brian" w:date="2020-09-13T19:09:00Z">
              <w:tcPr>
                <w:tcW w:w="0" w:type="auto"/>
                <w:vMerge/>
              </w:tcPr>
            </w:tcPrChange>
          </w:tcPr>
          <w:p w14:paraId="75B3B219" w14:textId="2419ADB0" w:rsidR="00F178C3" w:rsidRPr="00F178C3" w:rsidRDefault="00F178C3" w:rsidP="00CE2A2B">
            <w:pPr>
              <w:rPr>
                <w:ins w:id="2827" w:author="Bush, Brian" w:date="2020-09-13T19:06:00Z"/>
                <w:sz w:val="18"/>
                <w:szCs w:val="18"/>
                <w:rPrChange w:id="2828" w:author="Bush, Brian" w:date="2020-09-13T19:10:00Z">
                  <w:rPr>
                    <w:ins w:id="2829" w:author="Bush, Brian" w:date="2020-09-13T19:06:00Z"/>
                  </w:rPr>
                </w:rPrChange>
              </w:rPr>
            </w:pPr>
          </w:p>
        </w:tc>
        <w:tc>
          <w:tcPr>
            <w:tcW w:w="0" w:type="auto"/>
            <w:tcPrChange w:id="2830" w:author="Bush, Brian" w:date="2020-09-13T19:09:00Z">
              <w:tcPr>
                <w:tcW w:w="0" w:type="auto"/>
              </w:tcPr>
            </w:tcPrChange>
          </w:tcPr>
          <w:p w14:paraId="09C472BB" w14:textId="77777777" w:rsidR="00F178C3" w:rsidRPr="00F178C3" w:rsidRDefault="00F178C3" w:rsidP="00CE2A2B">
            <w:pPr>
              <w:rPr>
                <w:ins w:id="2831" w:author="Bush, Brian" w:date="2020-09-13T19:06:00Z"/>
                <w:sz w:val="18"/>
                <w:szCs w:val="18"/>
                <w:rPrChange w:id="2832" w:author="Bush, Brian" w:date="2020-09-13T19:10:00Z">
                  <w:rPr>
                    <w:ins w:id="2833" w:author="Bush, Brian" w:date="2020-09-13T19:06:00Z"/>
                  </w:rPr>
                </w:rPrChange>
              </w:rPr>
            </w:pPr>
            <w:proofErr w:type="spellStart"/>
            <w:ins w:id="2834" w:author="Bush, Brian" w:date="2020-09-13T19:06:00Z">
              <w:r w:rsidRPr="00F178C3">
                <w:rPr>
                  <w:sz w:val="18"/>
                  <w:szCs w:val="18"/>
                  <w:rPrChange w:id="2835" w:author="Bush, Brian" w:date="2020-09-13T19:10:00Z">
                    <w:rPr/>
                  </w:rPrChange>
                </w:rPr>
                <w:t>NonAdopters</w:t>
              </w:r>
              <w:proofErr w:type="spellEnd"/>
            </w:ins>
          </w:p>
        </w:tc>
      </w:tr>
      <w:tr w:rsidR="00F178C3" w:rsidRPr="00F178C3" w14:paraId="0C20F2FF" w14:textId="77777777" w:rsidTr="00F178C3">
        <w:trPr>
          <w:ins w:id="2836" w:author="Bush, Brian" w:date="2020-09-13T19:06:00Z"/>
        </w:trPr>
        <w:tc>
          <w:tcPr>
            <w:tcW w:w="0" w:type="auto"/>
            <w:vMerge/>
            <w:tcPrChange w:id="2837" w:author="Bush, Brian" w:date="2020-09-13T19:09:00Z">
              <w:tcPr>
                <w:tcW w:w="0" w:type="auto"/>
                <w:vMerge/>
              </w:tcPr>
            </w:tcPrChange>
          </w:tcPr>
          <w:p w14:paraId="43E81A49" w14:textId="36E26EB7" w:rsidR="00F178C3" w:rsidRPr="00F178C3" w:rsidRDefault="00F178C3" w:rsidP="00CE2A2B">
            <w:pPr>
              <w:rPr>
                <w:ins w:id="2838" w:author="Bush, Brian" w:date="2020-09-13T19:06:00Z"/>
                <w:sz w:val="18"/>
                <w:szCs w:val="18"/>
                <w:rPrChange w:id="2839" w:author="Bush, Brian" w:date="2020-09-13T19:10:00Z">
                  <w:rPr>
                    <w:ins w:id="2840" w:author="Bush, Brian" w:date="2020-09-13T19:06:00Z"/>
                  </w:rPr>
                </w:rPrChange>
              </w:rPr>
            </w:pPr>
          </w:p>
        </w:tc>
        <w:tc>
          <w:tcPr>
            <w:tcW w:w="0" w:type="auto"/>
            <w:tcPrChange w:id="2841" w:author="Bush, Brian" w:date="2020-09-13T19:09:00Z">
              <w:tcPr>
                <w:tcW w:w="0" w:type="auto"/>
              </w:tcPr>
            </w:tcPrChange>
          </w:tcPr>
          <w:p w14:paraId="3A453577" w14:textId="77777777" w:rsidR="00F178C3" w:rsidRPr="00F178C3" w:rsidRDefault="00F178C3" w:rsidP="00CE2A2B">
            <w:pPr>
              <w:rPr>
                <w:ins w:id="2842" w:author="Bush, Brian" w:date="2020-09-13T19:06:00Z"/>
                <w:sz w:val="18"/>
                <w:szCs w:val="18"/>
                <w:rPrChange w:id="2843" w:author="Bush, Brian" w:date="2020-09-13T19:10:00Z">
                  <w:rPr>
                    <w:ins w:id="2844" w:author="Bush, Brian" w:date="2020-09-13T19:06:00Z"/>
                  </w:rPr>
                </w:rPrChange>
              </w:rPr>
            </w:pPr>
            <w:ins w:id="2845" w:author="Bush, Brian" w:date="2020-09-13T19:06:00Z">
              <w:r w:rsidRPr="00F178C3">
                <w:rPr>
                  <w:sz w:val="18"/>
                  <w:szCs w:val="18"/>
                  <w:rPrChange w:id="2846" w:author="Bush, Brian" w:date="2020-09-13T19:10:00Z">
                    <w:rPr/>
                  </w:rPrChange>
                </w:rPr>
                <w:t>Potential Adopters</w:t>
              </w:r>
            </w:ins>
          </w:p>
        </w:tc>
      </w:tr>
      <w:tr w:rsidR="00F178C3" w:rsidRPr="00F178C3" w14:paraId="05D633DD" w14:textId="77777777" w:rsidTr="00F178C3">
        <w:trPr>
          <w:ins w:id="2847" w:author="Bush, Brian" w:date="2020-09-13T19:06:00Z"/>
        </w:trPr>
        <w:tc>
          <w:tcPr>
            <w:tcW w:w="0" w:type="auto"/>
            <w:vMerge w:val="restart"/>
            <w:tcPrChange w:id="2848" w:author="Bush, Brian" w:date="2020-09-13T19:09:00Z">
              <w:tcPr>
                <w:tcW w:w="0" w:type="auto"/>
                <w:vMerge w:val="restart"/>
              </w:tcPr>
            </w:tcPrChange>
          </w:tcPr>
          <w:p w14:paraId="6716CF2A" w14:textId="2F9FB360" w:rsidR="00F178C3" w:rsidRPr="00F178C3" w:rsidRDefault="00F178C3" w:rsidP="007079E0">
            <w:pPr>
              <w:rPr>
                <w:ins w:id="2849" w:author="Bush, Brian" w:date="2020-09-13T19:06:00Z"/>
                <w:sz w:val="18"/>
                <w:szCs w:val="18"/>
                <w:rPrChange w:id="2850" w:author="Bush, Brian" w:date="2020-09-13T19:10:00Z">
                  <w:rPr>
                    <w:ins w:id="2851" w:author="Bush, Brian" w:date="2020-09-13T19:06:00Z"/>
                  </w:rPr>
                </w:rPrChange>
              </w:rPr>
            </w:pPr>
            <w:ins w:id="2852" w:author="Bush, Brian" w:date="2020-09-13T19:06:00Z">
              <w:r w:rsidRPr="00F178C3">
                <w:rPr>
                  <w:sz w:val="18"/>
                  <w:szCs w:val="18"/>
                  <w:rPrChange w:id="2853" w:author="Bush, Brian" w:date="2020-09-13T19:10:00Z">
                    <w:rPr/>
                  </w:rPrChange>
                </w:rPr>
                <w:t>Piloting</w:t>
              </w:r>
            </w:ins>
          </w:p>
        </w:tc>
        <w:tc>
          <w:tcPr>
            <w:tcW w:w="0" w:type="auto"/>
            <w:tcPrChange w:id="2854" w:author="Bush, Brian" w:date="2020-09-13T19:09:00Z">
              <w:tcPr>
                <w:tcW w:w="0" w:type="auto"/>
              </w:tcPr>
            </w:tcPrChange>
          </w:tcPr>
          <w:p w14:paraId="711676BD" w14:textId="77777777" w:rsidR="00F178C3" w:rsidRPr="00F178C3" w:rsidRDefault="00F178C3" w:rsidP="00CE2A2B">
            <w:pPr>
              <w:rPr>
                <w:ins w:id="2855" w:author="Bush, Brian" w:date="2020-09-13T19:06:00Z"/>
                <w:sz w:val="18"/>
                <w:szCs w:val="18"/>
                <w:rPrChange w:id="2856" w:author="Bush, Brian" w:date="2020-09-13T19:10:00Z">
                  <w:rPr>
                    <w:ins w:id="2857" w:author="Bush, Brian" w:date="2020-09-13T19:06:00Z"/>
                  </w:rPr>
                </w:rPrChange>
              </w:rPr>
            </w:pPr>
            <w:ins w:id="2858" w:author="Bush, Brian" w:date="2020-09-13T19:06:00Z">
              <w:r w:rsidRPr="00F178C3">
                <w:rPr>
                  <w:sz w:val="18"/>
                  <w:szCs w:val="18"/>
                  <w:rPrChange w:id="2859" w:author="Bush, Brian" w:date="2020-09-13T19:10:00Z">
                    <w:rPr/>
                  </w:rPrChange>
                </w:rPr>
                <w:t>pilot plant construction</w:t>
              </w:r>
            </w:ins>
          </w:p>
        </w:tc>
      </w:tr>
      <w:tr w:rsidR="00F178C3" w:rsidRPr="00F178C3" w14:paraId="5DE2C9EB" w14:textId="77777777" w:rsidTr="00F178C3">
        <w:trPr>
          <w:ins w:id="2860" w:author="Bush, Brian" w:date="2020-09-13T19:06:00Z"/>
        </w:trPr>
        <w:tc>
          <w:tcPr>
            <w:tcW w:w="0" w:type="auto"/>
            <w:vMerge/>
            <w:tcPrChange w:id="2861" w:author="Bush, Brian" w:date="2020-09-13T19:09:00Z">
              <w:tcPr>
                <w:tcW w:w="0" w:type="auto"/>
                <w:vMerge/>
              </w:tcPr>
            </w:tcPrChange>
          </w:tcPr>
          <w:p w14:paraId="05905ADD" w14:textId="6BD22BDB" w:rsidR="00F178C3" w:rsidRPr="00F178C3" w:rsidRDefault="00F178C3" w:rsidP="00CE2A2B">
            <w:pPr>
              <w:rPr>
                <w:ins w:id="2862" w:author="Bush, Brian" w:date="2020-09-13T19:06:00Z"/>
                <w:sz w:val="18"/>
                <w:szCs w:val="18"/>
                <w:rPrChange w:id="2863" w:author="Bush, Brian" w:date="2020-09-13T19:10:00Z">
                  <w:rPr>
                    <w:ins w:id="2864" w:author="Bush, Brian" w:date="2020-09-13T19:06:00Z"/>
                  </w:rPr>
                </w:rPrChange>
              </w:rPr>
            </w:pPr>
          </w:p>
        </w:tc>
        <w:tc>
          <w:tcPr>
            <w:tcW w:w="0" w:type="auto"/>
            <w:tcPrChange w:id="2865" w:author="Bush, Brian" w:date="2020-09-13T19:09:00Z">
              <w:tcPr>
                <w:tcW w:w="0" w:type="auto"/>
              </w:tcPr>
            </w:tcPrChange>
          </w:tcPr>
          <w:p w14:paraId="0DFA7EE5" w14:textId="77777777" w:rsidR="00F178C3" w:rsidRPr="00F178C3" w:rsidRDefault="00F178C3" w:rsidP="00CE2A2B">
            <w:pPr>
              <w:rPr>
                <w:ins w:id="2866" w:author="Bush, Brian" w:date="2020-09-13T19:06:00Z"/>
                <w:sz w:val="18"/>
                <w:szCs w:val="18"/>
                <w:rPrChange w:id="2867" w:author="Bush, Brian" w:date="2020-09-13T19:10:00Z">
                  <w:rPr>
                    <w:ins w:id="2868" w:author="Bush, Brian" w:date="2020-09-13T19:06:00Z"/>
                  </w:rPr>
                </w:rPrChange>
              </w:rPr>
            </w:pPr>
            <w:ins w:id="2869" w:author="Bush, Brian" w:date="2020-09-13T19:06:00Z">
              <w:r w:rsidRPr="00F178C3">
                <w:rPr>
                  <w:sz w:val="18"/>
                  <w:szCs w:val="18"/>
                  <w:rPrChange w:id="2870" w:author="Bush, Brian" w:date="2020-09-13T19:10:00Z">
                    <w:rPr/>
                  </w:rPrChange>
                </w:rPr>
                <w:t>pilot plant is built</w:t>
              </w:r>
            </w:ins>
          </w:p>
        </w:tc>
      </w:tr>
      <w:tr w:rsidR="00F178C3" w:rsidRPr="00F178C3" w14:paraId="47E6A6EA" w14:textId="77777777" w:rsidTr="00F178C3">
        <w:trPr>
          <w:ins w:id="2871" w:author="Bush, Brian" w:date="2020-09-13T19:06:00Z"/>
        </w:trPr>
        <w:tc>
          <w:tcPr>
            <w:tcW w:w="0" w:type="auto"/>
            <w:vMerge/>
            <w:tcPrChange w:id="2872" w:author="Bush, Brian" w:date="2020-09-13T19:09:00Z">
              <w:tcPr>
                <w:tcW w:w="0" w:type="auto"/>
                <w:vMerge/>
              </w:tcPr>
            </w:tcPrChange>
          </w:tcPr>
          <w:p w14:paraId="60691516" w14:textId="7F121EC3" w:rsidR="00F178C3" w:rsidRPr="00F178C3" w:rsidRDefault="00F178C3" w:rsidP="00CE2A2B">
            <w:pPr>
              <w:rPr>
                <w:ins w:id="2873" w:author="Bush, Brian" w:date="2020-09-13T19:06:00Z"/>
                <w:sz w:val="18"/>
                <w:szCs w:val="18"/>
                <w:rPrChange w:id="2874" w:author="Bush, Brian" w:date="2020-09-13T19:10:00Z">
                  <w:rPr>
                    <w:ins w:id="2875" w:author="Bush, Brian" w:date="2020-09-13T19:06:00Z"/>
                  </w:rPr>
                </w:rPrChange>
              </w:rPr>
            </w:pPr>
          </w:p>
        </w:tc>
        <w:tc>
          <w:tcPr>
            <w:tcW w:w="0" w:type="auto"/>
            <w:tcPrChange w:id="2876" w:author="Bush, Brian" w:date="2020-09-13T19:09:00Z">
              <w:tcPr>
                <w:tcW w:w="0" w:type="auto"/>
              </w:tcPr>
            </w:tcPrChange>
          </w:tcPr>
          <w:p w14:paraId="3A5AC93B" w14:textId="77777777" w:rsidR="00F178C3" w:rsidRPr="00F178C3" w:rsidRDefault="00F178C3" w:rsidP="00CE2A2B">
            <w:pPr>
              <w:rPr>
                <w:ins w:id="2877" w:author="Bush, Brian" w:date="2020-09-13T19:06:00Z"/>
                <w:sz w:val="18"/>
                <w:szCs w:val="18"/>
                <w:rPrChange w:id="2878" w:author="Bush, Brian" w:date="2020-09-13T19:10:00Z">
                  <w:rPr>
                    <w:ins w:id="2879" w:author="Bush, Brian" w:date="2020-09-13T19:06:00Z"/>
                  </w:rPr>
                </w:rPrChange>
              </w:rPr>
            </w:pPr>
            <w:ins w:id="2880" w:author="Bush, Brian" w:date="2020-09-13T19:06:00Z">
              <w:r w:rsidRPr="00F178C3">
                <w:rPr>
                  <w:sz w:val="18"/>
                  <w:szCs w:val="18"/>
                  <w:rPrChange w:id="2881" w:author="Bush, Brian" w:date="2020-09-13T19:10:00Z">
                    <w:rPr/>
                  </w:rPrChange>
                </w:rPr>
                <w:t>piloting complete</w:t>
              </w:r>
            </w:ins>
          </w:p>
        </w:tc>
      </w:tr>
      <w:tr w:rsidR="00F178C3" w:rsidRPr="00F178C3" w14:paraId="5BAB4166" w14:textId="77777777" w:rsidTr="00F178C3">
        <w:trPr>
          <w:ins w:id="2882" w:author="Bush, Brian" w:date="2020-09-13T19:06:00Z"/>
        </w:trPr>
        <w:tc>
          <w:tcPr>
            <w:tcW w:w="0" w:type="auto"/>
            <w:vMerge/>
            <w:tcPrChange w:id="2883" w:author="Bush, Brian" w:date="2020-09-13T19:09:00Z">
              <w:tcPr>
                <w:tcW w:w="0" w:type="auto"/>
                <w:vMerge/>
              </w:tcPr>
            </w:tcPrChange>
          </w:tcPr>
          <w:p w14:paraId="769E279C" w14:textId="1D06D578" w:rsidR="00F178C3" w:rsidRPr="00F178C3" w:rsidRDefault="00F178C3" w:rsidP="00CE2A2B">
            <w:pPr>
              <w:rPr>
                <w:ins w:id="2884" w:author="Bush, Brian" w:date="2020-09-13T19:06:00Z"/>
                <w:sz w:val="18"/>
                <w:szCs w:val="18"/>
                <w:rPrChange w:id="2885" w:author="Bush, Brian" w:date="2020-09-13T19:10:00Z">
                  <w:rPr>
                    <w:ins w:id="2886" w:author="Bush, Brian" w:date="2020-09-13T19:06:00Z"/>
                  </w:rPr>
                </w:rPrChange>
              </w:rPr>
            </w:pPr>
          </w:p>
        </w:tc>
        <w:tc>
          <w:tcPr>
            <w:tcW w:w="0" w:type="auto"/>
            <w:tcPrChange w:id="2887" w:author="Bush, Brian" w:date="2020-09-13T19:09:00Z">
              <w:tcPr>
                <w:tcW w:w="0" w:type="auto"/>
              </w:tcPr>
            </w:tcPrChange>
          </w:tcPr>
          <w:p w14:paraId="2C628C40" w14:textId="77777777" w:rsidR="00F178C3" w:rsidRPr="00F178C3" w:rsidRDefault="00F178C3" w:rsidP="00CE2A2B">
            <w:pPr>
              <w:rPr>
                <w:ins w:id="2888" w:author="Bush, Brian" w:date="2020-09-13T19:06:00Z"/>
                <w:sz w:val="18"/>
                <w:szCs w:val="18"/>
                <w:rPrChange w:id="2889" w:author="Bush, Brian" w:date="2020-09-13T19:10:00Z">
                  <w:rPr>
                    <w:ins w:id="2890" w:author="Bush, Brian" w:date="2020-09-13T19:06:00Z"/>
                  </w:rPr>
                </w:rPrChange>
              </w:rPr>
            </w:pPr>
            <w:ins w:id="2891" w:author="Bush, Brian" w:date="2020-09-13T19:06:00Z">
              <w:r w:rsidRPr="00F178C3">
                <w:rPr>
                  <w:sz w:val="18"/>
                  <w:szCs w:val="18"/>
                  <w:rPrChange w:id="2892" w:author="Bush, Brian" w:date="2020-09-13T19:10:00Z">
                    <w:rPr/>
                  </w:rPrChange>
                </w:rPr>
                <w:t>piloting ongoing</w:t>
              </w:r>
            </w:ins>
          </w:p>
        </w:tc>
      </w:tr>
      <w:tr w:rsidR="00F178C3" w:rsidRPr="00F178C3" w14:paraId="1033D56C" w14:textId="77777777" w:rsidTr="00F178C3">
        <w:trPr>
          <w:ins w:id="2893" w:author="Bush, Brian" w:date="2020-09-13T19:06:00Z"/>
        </w:trPr>
        <w:tc>
          <w:tcPr>
            <w:tcW w:w="0" w:type="auto"/>
            <w:vMerge/>
            <w:tcPrChange w:id="2894" w:author="Bush, Brian" w:date="2020-09-13T19:09:00Z">
              <w:tcPr>
                <w:tcW w:w="0" w:type="auto"/>
                <w:vMerge/>
              </w:tcPr>
            </w:tcPrChange>
          </w:tcPr>
          <w:p w14:paraId="53F8D134" w14:textId="367F985A" w:rsidR="00F178C3" w:rsidRPr="00F178C3" w:rsidRDefault="00F178C3" w:rsidP="00CE2A2B">
            <w:pPr>
              <w:rPr>
                <w:ins w:id="2895" w:author="Bush, Brian" w:date="2020-09-13T19:06:00Z"/>
                <w:sz w:val="18"/>
                <w:szCs w:val="18"/>
                <w:rPrChange w:id="2896" w:author="Bush, Brian" w:date="2020-09-13T19:10:00Z">
                  <w:rPr>
                    <w:ins w:id="2897" w:author="Bush, Brian" w:date="2020-09-13T19:06:00Z"/>
                  </w:rPr>
                </w:rPrChange>
              </w:rPr>
            </w:pPr>
          </w:p>
        </w:tc>
        <w:tc>
          <w:tcPr>
            <w:tcW w:w="0" w:type="auto"/>
            <w:tcPrChange w:id="2898" w:author="Bush, Brian" w:date="2020-09-13T19:09:00Z">
              <w:tcPr>
                <w:tcW w:w="0" w:type="auto"/>
              </w:tcPr>
            </w:tcPrChange>
          </w:tcPr>
          <w:p w14:paraId="0B7E87FE" w14:textId="77777777" w:rsidR="00F178C3" w:rsidRPr="00F178C3" w:rsidRDefault="00F178C3" w:rsidP="00CE2A2B">
            <w:pPr>
              <w:rPr>
                <w:ins w:id="2899" w:author="Bush, Brian" w:date="2020-09-13T19:06:00Z"/>
                <w:sz w:val="18"/>
                <w:szCs w:val="18"/>
                <w:rPrChange w:id="2900" w:author="Bush, Brian" w:date="2020-09-13T19:10:00Z">
                  <w:rPr>
                    <w:ins w:id="2901" w:author="Bush, Brian" w:date="2020-09-13T19:06:00Z"/>
                  </w:rPr>
                </w:rPrChange>
              </w:rPr>
            </w:pPr>
            <w:ins w:id="2902" w:author="Bush, Brian" w:date="2020-09-13T19:06:00Z">
              <w:r w:rsidRPr="00F178C3">
                <w:rPr>
                  <w:sz w:val="18"/>
                  <w:szCs w:val="18"/>
                  <w:rPrChange w:id="2903" w:author="Bush, Brian" w:date="2020-09-13T19:10:00Z">
                    <w:rPr/>
                  </w:rPrChange>
                </w:rPr>
                <w:t>piloting progress</w:t>
              </w:r>
            </w:ins>
          </w:p>
        </w:tc>
      </w:tr>
      <w:tr w:rsidR="00F178C3" w:rsidRPr="00F178C3" w14:paraId="2E7E2766" w14:textId="77777777" w:rsidTr="00F178C3">
        <w:trPr>
          <w:ins w:id="2904" w:author="Bush, Brian" w:date="2020-09-13T19:06:00Z"/>
        </w:trPr>
        <w:tc>
          <w:tcPr>
            <w:tcW w:w="0" w:type="auto"/>
            <w:vMerge/>
            <w:tcPrChange w:id="2905" w:author="Bush, Brian" w:date="2020-09-13T19:09:00Z">
              <w:tcPr>
                <w:tcW w:w="0" w:type="auto"/>
                <w:vMerge/>
              </w:tcPr>
            </w:tcPrChange>
          </w:tcPr>
          <w:p w14:paraId="2F8F41EA" w14:textId="6E4F58F5" w:rsidR="00F178C3" w:rsidRPr="00F178C3" w:rsidRDefault="00F178C3" w:rsidP="00CE2A2B">
            <w:pPr>
              <w:rPr>
                <w:ins w:id="2906" w:author="Bush, Brian" w:date="2020-09-13T19:06:00Z"/>
                <w:sz w:val="18"/>
                <w:szCs w:val="18"/>
                <w:rPrChange w:id="2907" w:author="Bush, Brian" w:date="2020-09-13T19:10:00Z">
                  <w:rPr>
                    <w:ins w:id="2908" w:author="Bush, Brian" w:date="2020-09-13T19:06:00Z"/>
                  </w:rPr>
                </w:rPrChange>
              </w:rPr>
            </w:pPr>
          </w:p>
        </w:tc>
        <w:tc>
          <w:tcPr>
            <w:tcW w:w="0" w:type="auto"/>
            <w:tcPrChange w:id="2909" w:author="Bush, Brian" w:date="2020-09-13T19:09:00Z">
              <w:tcPr>
                <w:tcW w:w="0" w:type="auto"/>
              </w:tcPr>
            </w:tcPrChange>
          </w:tcPr>
          <w:p w14:paraId="25E071E5" w14:textId="77777777" w:rsidR="00F178C3" w:rsidRPr="00F178C3" w:rsidRDefault="00F178C3" w:rsidP="00CE2A2B">
            <w:pPr>
              <w:rPr>
                <w:ins w:id="2910" w:author="Bush, Brian" w:date="2020-09-13T19:06:00Z"/>
                <w:sz w:val="18"/>
                <w:szCs w:val="18"/>
                <w:rPrChange w:id="2911" w:author="Bush, Brian" w:date="2020-09-13T19:10:00Z">
                  <w:rPr>
                    <w:ins w:id="2912" w:author="Bush, Brian" w:date="2020-09-13T19:06:00Z"/>
                  </w:rPr>
                </w:rPrChange>
              </w:rPr>
            </w:pPr>
            <w:proofErr w:type="spellStart"/>
            <w:ins w:id="2913" w:author="Bush, Brian" w:date="2020-09-13T19:06:00Z">
              <w:r w:rsidRPr="00F178C3">
                <w:rPr>
                  <w:sz w:val="18"/>
                  <w:szCs w:val="18"/>
                  <w:rPrChange w:id="2914" w:author="Bush, Brian" w:date="2020-09-13T19:10:00Z">
                    <w:rPr/>
                  </w:rPrChange>
                </w:rPr>
                <w:t>prepiloting</w:t>
              </w:r>
              <w:proofErr w:type="spellEnd"/>
            </w:ins>
          </w:p>
        </w:tc>
      </w:tr>
      <w:tr w:rsidR="00F178C3" w:rsidRPr="00F178C3" w14:paraId="0CD506BF" w14:textId="77777777" w:rsidTr="00F178C3">
        <w:trPr>
          <w:ins w:id="2915" w:author="Bush, Brian" w:date="2020-09-13T19:06:00Z"/>
        </w:trPr>
        <w:tc>
          <w:tcPr>
            <w:tcW w:w="0" w:type="auto"/>
            <w:vMerge/>
            <w:tcPrChange w:id="2916" w:author="Bush, Brian" w:date="2020-09-13T19:09:00Z">
              <w:tcPr>
                <w:tcW w:w="0" w:type="auto"/>
                <w:vMerge/>
              </w:tcPr>
            </w:tcPrChange>
          </w:tcPr>
          <w:p w14:paraId="38BA394A" w14:textId="55733007" w:rsidR="00F178C3" w:rsidRPr="00F178C3" w:rsidRDefault="00F178C3" w:rsidP="00CE2A2B">
            <w:pPr>
              <w:rPr>
                <w:ins w:id="2917" w:author="Bush, Brian" w:date="2020-09-13T19:06:00Z"/>
                <w:sz w:val="18"/>
                <w:szCs w:val="18"/>
                <w:rPrChange w:id="2918" w:author="Bush, Brian" w:date="2020-09-13T19:10:00Z">
                  <w:rPr>
                    <w:ins w:id="2919" w:author="Bush, Brian" w:date="2020-09-13T19:06:00Z"/>
                  </w:rPr>
                </w:rPrChange>
              </w:rPr>
            </w:pPr>
          </w:p>
        </w:tc>
        <w:tc>
          <w:tcPr>
            <w:tcW w:w="0" w:type="auto"/>
            <w:tcPrChange w:id="2920" w:author="Bush, Brian" w:date="2020-09-13T19:09:00Z">
              <w:tcPr>
                <w:tcW w:w="0" w:type="auto"/>
              </w:tcPr>
            </w:tcPrChange>
          </w:tcPr>
          <w:p w14:paraId="5B349F6D" w14:textId="77777777" w:rsidR="00F178C3" w:rsidRPr="00F178C3" w:rsidRDefault="00F178C3" w:rsidP="00CE2A2B">
            <w:pPr>
              <w:rPr>
                <w:ins w:id="2921" w:author="Bush, Brian" w:date="2020-09-13T19:06:00Z"/>
                <w:sz w:val="18"/>
                <w:szCs w:val="18"/>
                <w:rPrChange w:id="2922" w:author="Bush, Brian" w:date="2020-09-13T19:10:00Z">
                  <w:rPr>
                    <w:ins w:id="2923" w:author="Bush, Brian" w:date="2020-09-13T19:06:00Z"/>
                  </w:rPr>
                </w:rPrChange>
              </w:rPr>
            </w:pPr>
            <w:ins w:id="2924" w:author="Bush, Brian" w:date="2020-09-13T19:06:00Z">
              <w:r w:rsidRPr="00F178C3">
                <w:rPr>
                  <w:sz w:val="18"/>
                  <w:szCs w:val="18"/>
                  <w:rPrChange w:id="2925" w:author="Bush, Brian" w:date="2020-09-13T19:10:00Z">
                    <w:rPr/>
                  </w:rPrChange>
                </w:rPr>
                <w:t>startup piloting complete</w:t>
              </w:r>
            </w:ins>
          </w:p>
        </w:tc>
      </w:tr>
      <w:tr w:rsidR="00F178C3" w:rsidRPr="00F178C3" w14:paraId="03D65EBE" w14:textId="77777777" w:rsidTr="00F178C3">
        <w:trPr>
          <w:ins w:id="2926" w:author="Bush, Brian" w:date="2020-09-13T19:06:00Z"/>
        </w:trPr>
        <w:tc>
          <w:tcPr>
            <w:tcW w:w="0" w:type="auto"/>
            <w:vMerge w:val="restart"/>
            <w:tcPrChange w:id="2927" w:author="Bush, Brian" w:date="2020-09-13T19:09:00Z">
              <w:tcPr>
                <w:tcW w:w="0" w:type="auto"/>
                <w:vMerge w:val="restart"/>
              </w:tcPr>
            </w:tcPrChange>
          </w:tcPr>
          <w:p w14:paraId="6370814F" w14:textId="3A85C076" w:rsidR="00F178C3" w:rsidRPr="00F178C3" w:rsidRDefault="00F178C3" w:rsidP="007079E0">
            <w:pPr>
              <w:rPr>
                <w:ins w:id="2928" w:author="Bush, Brian" w:date="2020-09-13T19:06:00Z"/>
                <w:sz w:val="18"/>
                <w:szCs w:val="18"/>
                <w:rPrChange w:id="2929" w:author="Bush, Brian" w:date="2020-09-13T19:10:00Z">
                  <w:rPr>
                    <w:ins w:id="2930" w:author="Bush, Brian" w:date="2020-09-13T19:06:00Z"/>
                  </w:rPr>
                </w:rPrChange>
              </w:rPr>
            </w:pPr>
            <w:ins w:id="2931" w:author="Bush, Brian" w:date="2020-09-13T19:06:00Z">
              <w:r w:rsidRPr="00F178C3">
                <w:rPr>
                  <w:sz w:val="18"/>
                  <w:szCs w:val="18"/>
                  <w:rPrChange w:id="2932" w:author="Bush, Brian" w:date="2020-09-13T19:10:00Z">
                    <w:rPr/>
                  </w:rPrChange>
                </w:rPr>
                <w:t>Regulatory Approval</w:t>
              </w:r>
            </w:ins>
          </w:p>
        </w:tc>
        <w:tc>
          <w:tcPr>
            <w:tcW w:w="0" w:type="auto"/>
            <w:tcPrChange w:id="2933" w:author="Bush, Brian" w:date="2020-09-13T19:09:00Z">
              <w:tcPr>
                <w:tcW w:w="0" w:type="auto"/>
              </w:tcPr>
            </w:tcPrChange>
          </w:tcPr>
          <w:p w14:paraId="6E1DAF2E" w14:textId="77777777" w:rsidR="00F178C3" w:rsidRPr="00F178C3" w:rsidRDefault="00F178C3" w:rsidP="00CE2A2B">
            <w:pPr>
              <w:rPr>
                <w:ins w:id="2934" w:author="Bush, Brian" w:date="2020-09-13T19:06:00Z"/>
                <w:sz w:val="18"/>
                <w:szCs w:val="18"/>
                <w:rPrChange w:id="2935" w:author="Bush, Brian" w:date="2020-09-13T19:10:00Z">
                  <w:rPr>
                    <w:ins w:id="2936" w:author="Bush, Brian" w:date="2020-09-13T19:06:00Z"/>
                  </w:rPr>
                </w:rPrChange>
              </w:rPr>
            </w:pPr>
            <w:ins w:id="2937" w:author="Bush, Brian" w:date="2020-09-13T19:06:00Z">
              <w:r w:rsidRPr="00F178C3">
                <w:rPr>
                  <w:sz w:val="18"/>
                  <w:szCs w:val="18"/>
                  <w:rPrChange w:id="2938" w:author="Bush, Brian" w:date="2020-09-13T19:10:00Z">
                    <w:rPr/>
                  </w:rPrChange>
                </w:rPr>
                <w:t>regulatory delay</w:t>
              </w:r>
            </w:ins>
          </w:p>
        </w:tc>
      </w:tr>
      <w:tr w:rsidR="00F178C3" w:rsidRPr="00F178C3" w14:paraId="5F0788EE" w14:textId="77777777" w:rsidTr="00F178C3">
        <w:trPr>
          <w:ins w:id="2939" w:author="Bush, Brian" w:date="2020-09-13T19:06:00Z"/>
        </w:trPr>
        <w:tc>
          <w:tcPr>
            <w:tcW w:w="0" w:type="auto"/>
            <w:vMerge/>
            <w:tcPrChange w:id="2940" w:author="Bush, Brian" w:date="2020-09-13T19:09:00Z">
              <w:tcPr>
                <w:tcW w:w="0" w:type="auto"/>
                <w:vMerge/>
              </w:tcPr>
            </w:tcPrChange>
          </w:tcPr>
          <w:p w14:paraId="51FD4935" w14:textId="7E7FC3BD" w:rsidR="00F178C3" w:rsidRPr="00F178C3" w:rsidRDefault="00F178C3" w:rsidP="00CE2A2B">
            <w:pPr>
              <w:rPr>
                <w:ins w:id="2941" w:author="Bush, Brian" w:date="2020-09-13T19:06:00Z"/>
                <w:sz w:val="18"/>
                <w:szCs w:val="18"/>
                <w:rPrChange w:id="2942" w:author="Bush, Brian" w:date="2020-09-13T19:10:00Z">
                  <w:rPr>
                    <w:ins w:id="2943" w:author="Bush, Brian" w:date="2020-09-13T19:06:00Z"/>
                  </w:rPr>
                </w:rPrChange>
              </w:rPr>
            </w:pPr>
          </w:p>
        </w:tc>
        <w:tc>
          <w:tcPr>
            <w:tcW w:w="0" w:type="auto"/>
            <w:tcPrChange w:id="2944" w:author="Bush, Brian" w:date="2020-09-13T19:09:00Z">
              <w:tcPr>
                <w:tcW w:w="0" w:type="auto"/>
              </w:tcPr>
            </w:tcPrChange>
          </w:tcPr>
          <w:p w14:paraId="7CEE5A34" w14:textId="77777777" w:rsidR="00F178C3" w:rsidRPr="00F178C3" w:rsidRDefault="00F178C3" w:rsidP="00CE2A2B">
            <w:pPr>
              <w:rPr>
                <w:ins w:id="2945" w:author="Bush, Brian" w:date="2020-09-13T19:06:00Z"/>
                <w:sz w:val="18"/>
                <w:szCs w:val="18"/>
                <w:rPrChange w:id="2946" w:author="Bush, Brian" w:date="2020-09-13T19:10:00Z">
                  <w:rPr>
                    <w:ins w:id="2947" w:author="Bush, Brian" w:date="2020-09-13T19:06:00Z"/>
                  </w:rPr>
                </w:rPrChange>
              </w:rPr>
            </w:pPr>
            <w:ins w:id="2948" w:author="Bush, Brian" w:date="2020-09-13T19:06:00Z">
              <w:r w:rsidRPr="00F178C3">
                <w:rPr>
                  <w:sz w:val="18"/>
                  <w:szCs w:val="18"/>
                  <w:rPrChange w:id="2949" w:author="Bush, Brian" w:date="2020-09-13T19:10:00Z">
                    <w:rPr/>
                  </w:rPrChange>
                </w:rPr>
                <w:t>regulatory process ongoing</w:t>
              </w:r>
            </w:ins>
          </w:p>
        </w:tc>
      </w:tr>
      <w:tr w:rsidR="00F178C3" w:rsidRPr="00F178C3" w14:paraId="3D3556FF" w14:textId="77777777" w:rsidTr="00F178C3">
        <w:trPr>
          <w:ins w:id="2950" w:author="Bush, Brian" w:date="2020-09-13T19:06:00Z"/>
        </w:trPr>
        <w:tc>
          <w:tcPr>
            <w:tcW w:w="0" w:type="auto"/>
            <w:vMerge/>
            <w:tcPrChange w:id="2951" w:author="Bush, Brian" w:date="2020-09-13T19:09:00Z">
              <w:tcPr>
                <w:tcW w:w="0" w:type="auto"/>
                <w:vMerge/>
              </w:tcPr>
            </w:tcPrChange>
          </w:tcPr>
          <w:p w14:paraId="3F1CFF08" w14:textId="6ED35633" w:rsidR="00F178C3" w:rsidRPr="00F178C3" w:rsidRDefault="00F178C3" w:rsidP="00CE2A2B">
            <w:pPr>
              <w:rPr>
                <w:ins w:id="2952" w:author="Bush, Brian" w:date="2020-09-13T19:06:00Z"/>
                <w:sz w:val="18"/>
                <w:szCs w:val="18"/>
                <w:rPrChange w:id="2953" w:author="Bush, Brian" w:date="2020-09-13T19:10:00Z">
                  <w:rPr>
                    <w:ins w:id="2954" w:author="Bush, Brian" w:date="2020-09-13T19:06:00Z"/>
                  </w:rPr>
                </w:rPrChange>
              </w:rPr>
            </w:pPr>
          </w:p>
        </w:tc>
        <w:tc>
          <w:tcPr>
            <w:tcW w:w="0" w:type="auto"/>
            <w:tcPrChange w:id="2955" w:author="Bush, Brian" w:date="2020-09-13T19:09:00Z">
              <w:tcPr>
                <w:tcW w:w="0" w:type="auto"/>
              </w:tcPr>
            </w:tcPrChange>
          </w:tcPr>
          <w:p w14:paraId="5670B750" w14:textId="77777777" w:rsidR="00F178C3" w:rsidRPr="00F178C3" w:rsidRDefault="00F178C3" w:rsidP="00CE2A2B">
            <w:pPr>
              <w:rPr>
                <w:ins w:id="2956" w:author="Bush, Brian" w:date="2020-09-13T19:06:00Z"/>
                <w:sz w:val="18"/>
                <w:szCs w:val="18"/>
                <w:rPrChange w:id="2957" w:author="Bush, Brian" w:date="2020-09-13T19:10:00Z">
                  <w:rPr>
                    <w:ins w:id="2958" w:author="Bush, Brian" w:date="2020-09-13T19:06:00Z"/>
                  </w:rPr>
                </w:rPrChange>
              </w:rPr>
            </w:pPr>
            <w:ins w:id="2959" w:author="Bush, Brian" w:date="2020-09-13T19:06:00Z">
              <w:r w:rsidRPr="00F178C3">
                <w:rPr>
                  <w:sz w:val="18"/>
                  <w:szCs w:val="18"/>
                  <w:rPrChange w:id="2960" w:author="Bush, Brian" w:date="2020-09-13T19:10:00Z">
                    <w:rPr/>
                  </w:rPrChange>
                </w:rPr>
                <w:t>total approval cost</w:t>
              </w:r>
            </w:ins>
          </w:p>
        </w:tc>
      </w:tr>
      <w:tr w:rsidR="00F178C3" w:rsidRPr="00F178C3" w14:paraId="65DE9AE6" w14:textId="77777777" w:rsidTr="00F178C3">
        <w:trPr>
          <w:ins w:id="2961" w:author="Bush, Brian" w:date="2020-09-13T19:06:00Z"/>
        </w:trPr>
        <w:tc>
          <w:tcPr>
            <w:tcW w:w="0" w:type="auto"/>
            <w:vMerge/>
            <w:tcPrChange w:id="2962" w:author="Bush, Brian" w:date="2020-09-13T19:09:00Z">
              <w:tcPr>
                <w:tcW w:w="0" w:type="auto"/>
                <w:vMerge/>
              </w:tcPr>
            </w:tcPrChange>
          </w:tcPr>
          <w:p w14:paraId="425753CC" w14:textId="14481E4C" w:rsidR="00F178C3" w:rsidRPr="00F178C3" w:rsidRDefault="00F178C3" w:rsidP="00CE2A2B">
            <w:pPr>
              <w:rPr>
                <w:ins w:id="2963" w:author="Bush, Brian" w:date="2020-09-13T19:06:00Z"/>
                <w:sz w:val="18"/>
                <w:szCs w:val="18"/>
                <w:rPrChange w:id="2964" w:author="Bush, Brian" w:date="2020-09-13T19:10:00Z">
                  <w:rPr>
                    <w:ins w:id="2965" w:author="Bush, Brian" w:date="2020-09-13T19:06:00Z"/>
                  </w:rPr>
                </w:rPrChange>
              </w:rPr>
            </w:pPr>
          </w:p>
        </w:tc>
        <w:tc>
          <w:tcPr>
            <w:tcW w:w="0" w:type="auto"/>
            <w:tcPrChange w:id="2966" w:author="Bush, Brian" w:date="2020-09-13T19:09:00Z">
              <w:tcPr>
                <w:tcW w:w="0" w:type="auto"/>
              </w:tcPr>
            </w:tcPrChange>
          </w:tcPr>
          <w:p w14:paraId="2B3686D0" w14:textId="77777777" w:rsidR="00F178C3" w:rsidRPr="00F178C3" w:rsidRDefault="00F178C3" w:rsidP="00CE2A2B">
            <w:pPr>
              <w:rPr>
                <w:ins w:id="2967" w:author="Bush, Brian" w:date="2020-09-13T19:06:00Z"/>
                <w:sz w:val="18"/>
                <w:szCs w:val="18"/>
                <w:rPrChange w:id="2968" w:author="Bush, Brian" w:date="2020-09-13T19:10:00Z">
                  <w:rPr>
                    <w:ins w:id="2969" w:author="Bush, Brian" w:date="2020-09-13T19:06:00Z"/>
                  </w:rPr>
                </w:rPrChange>
              </w:rPr>
            </w:pPr>
            <w:ins w:id="2970" w:author="Bush, Brian" w:date="2020-09-13T19:06:00Z">
              <w:r w:rsidRPr="00F178C3">
                <w:rPr>
                  <w:sz w:val="18"/>
                  <w:szCs w:val="18"/>
                  <w:rPrChange w:id="2971" w:author="Bush, Brian" w:date="2020-09-13T19:10:00Z">
                    <w:rPr/>
                  </w:rPrChange>
                </w:rPr>
                <w:t>total approval time</w:t>
              </w:r>
            </w:ins>
          </w:p>
        </w:tc>
      </w:tr>
    </w:tbl>
    <w:p w14:paraId="6AF2AA8E" w14:textId="38353ED1" w:rsidR="00F178C3" w:rsidRDefault="00F178C3" w:rsidP="00F178C3">
      <w:pPr>
        <w:rPr>
          <w:ins w:id="2972" w:author="Bush, Brian" w:date="2020-09-13T19:10:00Z"/>
        </w:rPr>
      </w:pPr>
    </w:p>
    <w:p w14:paraId="6DB7AA7F" w14:textId="61CFB500" w:rsidR="00F178C3" w:rsidRDefault="00E31F13" w:rsidP="00F178C3">
      <w:pPr>
        <w:rPr>
          <w:ins w:id="2973" w:author="Bush, Brian" w:date="2020-09-13T19:12:00Z"/>
        </w:rPr>
      </w:pPr>
      <w:ins w:id="2974" w:author="Bush, Brian" w:date="2020-09-13T19:14:00Z">
        <w:r>
          <w:rPr>
            <w:noProof/>
          </w:rPr>
          <w:drawing>
            <wp:inline distT="0" distB="0" distL="0" distR="0" wp14:anchorId="785F9FEE" wp14:editId="6B54423F">
              <wp:extent cx="5943612" cy="3657607"/>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p>
    <w:p w14:paraId="18AC303B" w14:textId="752F7DE3" w:rsidR="00F178C3" w:rsidRDefault="00F178C3" w:rsidP="00F178C3">
      <w:pPr>
        <w:pStyle w:val="Caption"/>
        <w:rPr>
          <w:ins w:id="2975" w:author="Bush, Brian" w:date="2020-09-13T19:12:00Z"/>
        </w:rPr>
      </w:pPr>
      <w:bookmarkStart w:id="2976" w:name="_Ref50919564"/>
      <w:ins w:id="2977" w:author="Bush, Brian" w:date="2020-09-13T19:12:00Z">
        <w:r>
          <w:t xml:space="preserve">Figure </w:t>
        </w:r>
        <w:r>
          <w:fldChar w:fldCharType="begin"/>
        </w:r>
        <w:r>
          <w:instrText>SEQ Figure \* ARABIC</w:instrText>
        </w:r>
        <w:r>
          <w:fldChar w:fldCharType="separate"/>
        </w:r>
      </w:ins>
      <w:ins w:id="2978" w:author="Bush, Brian" w:date="2020-09-13T20:40:00Z">
        <w:r w:rsidR="00935F09">
          <w:rPr>
            <w:noProof/>
          </w:rPr>
          <w:t>14</w:t>
        </w:r>
      </w:ins>
      <w:ins w:id="2979" w:author="Bush, Brian" w:date="2020-09-13T19:12:00Z">
        <w:r>
          <w:fldChar w:fldCharType="end"/>
        </w:r>
        <w:bookmarkEnd w:id="2976"/>
        <w:r>
          <w:t xml:space="preserve">. </w:t>
        </w:r>
        <w:commentRangeStart w:id="2980"/>
        <w:commentRangeStart w:id="2981"/>
        <w:r>
          <w:t>Value</w:t>
        </w:r>
        <w:commentRangeEnd w:id="2980"/>
        <w:r>
          <w:rPr>
            <w:rStyle w:val="CommentReference"/>
            <w:rFonts w:asciiTheme="minorHAnsi" w:hAnsiTheme="minorHAnsi"/>
            <w:bCs w:val="0"/>
          </w:rPr>
          <w:commentReference w:id="2980"/>
        </w:r>
        <w:commentRangeEnd w:id="2981"/>
        <w:r>
          <w:rPr>
            <w:rStyle w:val="CommentReference"/>
            <w:rFonts w:asciiTheme="minorHAnsi" w:hAnsiTheme="minorHAnsi"/>
            <w:bCs w:val="0"/>
          </w:rPr>
          <w:commentReference w:id="2981"/>
        </w:r>
        <w:r>
          <w:t xml:space="preserve"> of the elementary-effects variable mu-star in 2050 for the OAT experiment. The more highly ranked mu-star is, the more influential that input variable (row) is upon the output variable (column).</w:t>
        </w:r>
      </w:ins>
    </w:p>
    <w:p w14:paraId="064CC899" w14:textId="49B7CF40" w:rsidR="00F178C3" w:rsidRDefault="00F178C3" w:rsidP="00F178C3">
      <w:pPr>
        <w:rPr>
          <w:ins w:id="2982" w:author="Bush, Brian" w:date="2020-09-13T19:12:00Z"/>
        </w:rPr>
      </w:pPr>
    </w:p>
    <w:p w14:paraId="2B96A0CB" w14:textId="72670DBC" w:rsidR="00F178C3" w:rsidRDefault="00E31F13" w:rsidP="00F178C3">
      <w:pPr>
        <w:rPr>
          <w:ins w:id="2983" w:author="Bush, Brian" w:date="2020-09-13T19:15:00Z"/>
        </w:rPr>
      </w:pPr>
      <w:ins w:id="2984" w:author="Bush, Brian" w:date="2020-09-13T19:14:00Z">
        <w:r>
          <w:rPr>
            <w:noProof/>
          </w:rPr>
          <w:lastRenderedPageBreak/>
          <w:drawing>
            <wp:inline distT="0" distB="0" distL="0" distR="0" wp14:anchorId="0AE898CC" wp14:editId="2A5FE944">
              <wp:extent cx="5943612" cy="3657607"/>
              <wp:effectExtent l="0" t="0" r="0" b="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p>
    <w:p w14:paraId="1FA4910C" w14:textId="3620D4C9" w:rsidR="00E31F13" w:rsidRDefault="00E31F13" w:rsidP="00E31F13">
      <w:pPr>
        <w:pStyle w:val="Caption"/>
        <w:rPr>
          <w:ins w:id="2985" w:author="Bush, Brian" w:date="2020-09-13T19:15:00Z"/>
        </w:rPr>
      </w:pPr>
      <w:bookmarkStart w:id="2986" w:name="_Ref50919569"/>
      <w:ins w:id="2987" w:author="Bush, Brian" w:date="2020-09-13T19:15:00Z">
        <w:r>
          <w:t xml:space="preserve">Figure </w:t>
        </w:r>
        <w:r>
          <w:fldChar w:fldCharType="begin"/>
        </w:r>
        <w:r>
          <w:instrText>SEQ Figure \* ARABIC</w:instrText>
        </w:r>
        <w:r>
          <w:fldChar w:fldCharType="separate"/>
        </w:r>
      </w:ins>
      <w:ins w:id="2988" w:author="Bush, Brian" w:date="2020-09-13T20:40:00Z">
        <w:r w:rsidR="00935F09">
          <w:rPr>
            <w:noProof/>
          </w:rPr>
          <w:t>15</w:t>
        </w:r>
      </w:ins>
      <w:ins w:id="2989" w:author="Bush, Brian" w:date="2020-09-13T19:15:00Z">
        <w:r>
          <w:fldChar w:fldCharType="end"/>
        </w:r>
        <w:bookmarkEnd w:id="2986"/>
        <w:r>
          <w:t xml:space="preserve">. </w:t>
        </w:r>
        <w:commentRangeStart w:id="2990"/>
        <w:r>
          <w:t>Value</w:t>
        </w:r>
        <w:commentRangeEnd w:id="2990"/>
        <w:r>
          <w:rPr>
            <w:rStyle w:val="CommentReference"/>
            <w:rFonts w:asciiTheme="minorHAnsi" w:hAnsiTheme="minorHAnsi"/>
            <w:bCs w:val="0"/>
          </w:rPr>
          <w:commentReference w:id="2990"/>
        </w:r>
        <w:r>
          <w:t xml:space="preserve"> of the elementary-effects statistics sigma in 2050 for the OAT experiment. The more highly ranked sigma is, the more influential that input variable (row) is upon the output variable (column).</w:t>
        </w:r>
      </w:ins>
    </w:p>
    <w:p w14:paraId="7686DFA7" w14:textId="472D8D28" w:rsidR="00E31F13" w:rsidRDefault="00E31F13" w:rsidP="00F178C3">
      <w:pPr>
        <w:rPr>
          <w:ins w:id="2991" w:author="Bush, Brian" w:date="2020-09-13T19:21:00Z"/>
        </w:rPr>
      </w:pPr>
    </w:p>
    <w:p w14:paraId="398CFF50" w14:textId="6F7EC9C1" w:rsidR="00E31F13" w:rsidRDefault="00E31F13" w:rsidP="00F178C3">
      <w:pPr>
        <w:rPr>
          <w:ins w:id="2992" w:author="Bush, Brian" w:date="2020-09-13T19:22:00Z"/>
        </w:rPr>
      </w:pPr>
      <w:ins w:id="2993" w:author="Bush, Brian" w:date="2020-09-13T19:21:00Z">
        <w:r>
          <w:rPr>
            <w:noProof/>
          </w:rPr>
          <w:lastRenderedPageBreak/>
          <w:drawing>
            <wp:inline distT="0" distB="0" distL="0" distR="0" wp14:anchorId="0303D181" wp14:editId="392C31C9">
              <wp:extent cx="5943612" cy="3657607"/>
              <wp:effectExtent l="0" t="0" r="0" b="0"/>
              <wp:docPr id="19" name="Picture 1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ins>
    </w:p>
    <w:p w14:paraId="1E49D2E9" w14:textId="7CABC3AD" w:rsidR="00E31F13" w:rsidRDefault="00E31F13" w:rsidP="00E31F13">
      <w:pPr>
        <w:pStyle w:val="Caption"/>
        <w:rPr>
          <w:ins w:id="2994" w:author="Bush, Brian" w:date="2020-09-13T19:22:00Z"/>
        </w:rPr>
      </w:pPr>
      <w:ins w:id="2995" w:author="Bush, Brian" w:date="2020-09-13T19:22:00Z">
        <w:r>
          <w:t xml:space="preserve">Figure </w:t>
        </w:r>
        <w:r>
          <w:fldChar w:fldCharType="begin"/>
        </w:r>
        <w:r>
          <w:instrText>SEQ Figure \* ARABIC</w:instrText>
        </w:r>
        <w:r>
          <w:fldChar w:fldCharType="separate"/>
        </w:r>
      </w:ins>
      <w:ins w:id="2996" w:author="Bush, Brian" w:date="2020-09-13T20:40:00Z">
        <w:r w:rsidR="00935F09">
          <w:rPr>
            <w:noProof/>
          </w:rPr>
          <w:t>16</w:t>
        </w:r>
      </w:ins>
      <w:ins w:id="2997" w:author="Bush, Brian" w:date="2020-09-13T19:22:00Z">
        <w:r>
          <w:fldChar w:fldCharType="end"/>
        </w:r>
        <w:r>
          <w:t xml:space="preserve">. </w:t>
        </w:r>
        <w:commentRangeStart w:id="2998"/>
        <w:r>
          <w:t>First</w:t>
        </w:r>
        <w:commentRangeEnd w:id="2998"/>
        <w:r>
          <w:rPr>
            <w:rStyle w:val="CommentReference"/>
            <w:rFonts w:asciiTheme="minorHAnsi" w:hAnsiTheme="minorHAnsi"/>
            <w:bCs w:val="0"/>
          </w:rPr>
          <w:commentReference w:id="2998"/>
        </w:r>
        <w:r>
          <w:t xml:space="preserve">-order variance-based sensitivity-analysis results for the SA experiment; higher values indicate more </w:t>
        </w:r>
        <w:r w:rsidRPr="2ED522DF">
          <w:rPr>
            <w:i/>
            <w:iCs/>
          </w:rPr>
          <w:t>direct</w:t>
        </w:r>
        <w:r>
          <w:t xml:space="preserve"> influence of the input variable upon the output variable. Only results that are at least four standard deviations above zero are shown.</w:t>
        </w:r>
      </w:ins>
    </w:p>
    <w:p w14:paraId="6E0ED3DE" w14:textId="37750603" w:rsidR="00E31F13" w:rsidRDefault="00E31F13" w:rsidP="00F178C3">
      <w:pPr>
        <w:rPr>
          <w:ins w:id="2999" w:author="Bush, Brian" w:date="2020-09-13T19:22:00Z"/>
        </w:rPr>
      </w:pPr>
    </w:p>
    <w:p w14:paraId="1F748353" w14:textId="1AC55A5F" w:rsidR="00E31F13" w:rsidRDefault="00E31F13" w:rsidP="00F178C3">
      <w:pPr>
        <w:rPr>
          <w:ins w:id="3000" w:author="Bush, Brian" w:date="2020-09-13T19:23:00Z"/>
        </w:rPr>
      </w:pPr>
      <w:ins w:id="3001" w:author="Bush, Brian" w:date="2020-09-13T19:22:00Z">
        <w:r>
          <w:rPr>
            <w:noProof/>
          </w:rPr>
          <w:lastRenderedPageBreak/>
          <w:drawing>
            <wp:inline distT="0" distB="0" distL="0" distR="0" wp14:anchorId="5F0AA8F5" wp14:editId="4C495C51">
              <wp:extent cx="5943612" cy="411480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4114808"/>
                      </a:xfrm>
                      <a:prstGeom prst="rect">
                        <a:avLst/>
                      </a:prstGeom>
                    </pic:spPr>
                  </pic:pic>
                </a:graphicData>
              </a:graphic>
            </wp:inline>
          </w:drawing>
        </w:r>
      </w:ins>
    </w:p>
    <w:p w14:paraId="2028AC08" w14:textId="38DF5858" w:rsidR="00E31F13" w:rsidRDefault="00E31F13" w:rsidP="00F178C3">
      <w:pPr>
        <w:rPr>
          <w:ins w:id="3002" w:author="Bush, Brian" w:date="2020-09-13T19:23:00Z"/>
        </w:rPr>
      </w:pPr>
    </w:p>
    <w:p w14:paraId="04B5FEA7" w14:textId="5C708AFE" w:rsidR="00E31F13" w:rsidRDefault="00E31F13" w:rsidP="00E31F13">
      <w:pPr>
        <w:pStyle w:val="Caption"/>
        <w:rPr>
          <w:ins w:id="3003" w:author="Bush, Brian" w:date="2020-09-13T19:23:00Z"/>
        </w:rPr>
      </w:pPr>
      <w:ins w:id="3004" w:author="Bush, Brian" w:date="2020-09-13T19:23:00Z">
        <w:r>
          <w:t xml:space="preserve">Figure </w:t>
        </w:r>
        <w:r>
          <w:fldChar w:fldCharType="begin"/>
        </w:r>
        <w:r>
          <w:instrText>SEQ Figure \* ARABIC</w:instrText>
        </w:r>
        <w:r>
          <w:fldChar w:fldCharType="separate"/>
        </w:r>
      </w:ins>
      <w:ins w:id="3005" w:author="Bush, Brian" w:date="2020-09-13T20:40:00Z">
        <w:r w:rsidR="00935F09">
          <w:rPr>
            <w:noProof/>
          </w:rPr>
          <w:t>17</w:t>
        </w:r>
      </w:ins>
      <w:ins w:id="3006" w:author="Bush, Brian" w:date="2020-09-13T19:23:00Z">
        <w:r>
          <w:fldChar w:fldCharType="end"/>
        </w:r>
        <w:r>
          <w:t xml:space="preserve">. </w:t>
        </w:r>
        <w:commentRangeStart w:id="3007"/>
        <w:r>
          <w:t>First</w:t>
        </w:r>
        <w:commentRangeEnd w:id="3007"/>
        <w:r>
          <w:rPr>
            <w:rStyle w:val="CommentReference"/>
            <w:rFonts w:asciiTheme="minorHAnsi" w:hAnsiTheme="minorHAnsi"/>
            <w:bCs w:val="0"/>
          </w:rPr>
          <w:commentReference w:id="3007"/>
        </w:r>
        <w:r>
          <w:t xml:space="preserve">-order variance-based sensitivity-analysis results for the SA experiment; higher values indicate more </w:t>
        </w:r>
        <w:r w:rsidRPr="2ED522DF">
          <w:rPr>
            <w:i/>
            <w:iCs/>
          </w:rPr>
          <w:t>total</w:t>
        </w:r>
        <w:r>
          <w:t xml:space="preserve"> influence of the input variable upon the output variable. Only results that are at least four standard deviations above zero are shown.</w:t>
        </w:r>
      </w:ins>
    </w:p>
    <w:p w14:paraId="366CBDB1" w14:textId="2C415245" w:rsidR="00E31F13" w:rsidRDefault="00263E6D" w:rsidP="00F178C3">
      <w:pPr>
        <w:rPr>
          <w:ins w:id="3008" w:author="Bush, Brian" w:date="2020-09-13T19:25:00Z"/>
        </w:rPr>
      </w:pPr>
      <w:ins w:id="3009" w:author="Bush, Brian" w:date="2020-09-13T19:24:00Z">
        <w:r>
          <w:rPr>
            <w:noProof/>
          </w:rPr>
          <w:lastRenderedPageBreak/>
          <w:drawing>
            <wp:inline distT="0" distB="0" distL="0" distR="0" wp14:anchorId="25B8F75F" wp14:editId="4C56CC62">
              <wp:extent cx="5943612" cy="4114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4114808"/>
                      </a:xfrm>
                      <a:prstGeom prst="rect">
                        <a:avLst/>
                      </a:prstGeom>
                    </pic:spPr>
                  </pic:pic>
                </a:graphicData>
              </a:graphic>
            </wp:inline>
          </w:drawing>
        </w:r>
      </w:ins>
    </w:p>
    <w:p w14:paraId="06C0F3CC" w14:textId="53591DC0" w:rsidR="00263E6D" w:rsidRDefault="00263E6D" w:rsidP="00263E6D">
      <w:pPr>
        <w:pStyle w:val="Caption"/>
        <w:rPr>
          <w:ins w:id="3010" w:author="Bush, Brian" w:date="2020-09-13T19:25:00Z"/>
        </w:rPr>
      </w:pPr>
      <w:ins w:id="3011" w:author="Bush, Brian" w:date="2020-09-13T19:25:00Z">
        <w:r>
          <w:t xml:space="preserve">Figure </w:t>
        </w:r>
        <w:r>
          <w:fldChar w:fldCharType="begin"/>
        </w:r>
        <w:r>
          <w:instrText>SEQ Figure \* ARABIC</w:instrText>
        </w:r>
        <w:r>
          <w:fldChar w:fldCharType="separate"/>
        </w:r>
      </w:ins>
      <w:ins w:id="3012" w:author="Bush, Brian" w:date="2020-09-13T20:40:00Z">
        <w:r w:rsidR="00935F09">
          <w:rPr>
            <w:noProof/>
          </w:rPr>
          <w:t>18</w:t>
        </w:r>
      </w:ins>
      <w:ins w:id="3013" w:author="Bush, Brian" w:date="2020-09-13T19:25:00Z">
        <w:r>
          <w:fldChar w:fldCharType="end"/>
        </w:r>
        <w:r>
          <w:t xml:space="preserve">. Total variance-based sensitivity-analysis results for the SA experiment; higher values indicate more </w:t>
        </w:r>
        <w:r w:rsidRPr="2ED522DF">
          <w:rPr>
            <w:i/>
            <w:iCs/>
          </w:rPr>
          <w:t>total</w:t>
        </w:r>
        <w:r>
          <w:t xml:space="preserve"> influence of the input variable upon the output variable. Only results that are at least four standard deviations above zero are shown.</w:t>
        </w:r>
      </w:ins>
    </w:p>
    <w:p w14:paraId="60FDE181" w14:textId="77777777" w:rsidR="00263E6D" w:rsidRPr="007079E0" w:rsidRDefault="00263E6D" w:rsidP="007079E0"/>
    <w:sectPr w:rsidR="00263E6D" w:rsidRPr="007079E0">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Bush, Brian" w:date="2020-09-01T07:30:00Z" w:initials="BB">
    <w:p w14:paraId="6E1FBC54" w14:textId="3B26498F" w:rsidR="00CE2A2B" w:rsidRDefault="00CE2A2B">
      <w:pPr>
        <w:pStyle w:val="CommentText"/>
      </w:pPr>
      <w:r>
        <w:rPr>
          <w:rStyle w:val="CommentReference"/>
        </w:rPr>
        <w:annotationRef/>
      </w:r>
      <w:r>
        <w:t>We still need a subsection describing the four base cases. Can we lift that from the technical documentation?</w:t>
      </w:r>
    </w:p>
  </w:comment>
  <w:comment w:id="9" w:author="Bush, Brian" w:date="2020-09-13T19:48:00Z" w:initials="BB">
    <w:p w14:paraId="46E0D21C" w14:textId="3039FA1B" w:rsidR="00CE2A2B" w:rsidRDefault="00CE2A2B">
      <w:pPr>
        <w:pStyle w:val="CommentText"/>
      </w:pPr>
      <w:r>
        <w:rPr>
          <w:rStyle w:val="CommentReference"/>
        </w:rPr>
        <w:annotationRef/>
      </w:r>
      <w:r>
        <w:t>Depending on the journal, we may want to move this to the Appendix or supplementary material. It might be okay to keep it in the main body if the methods section follows the results section, however.</w:t>
      </w:r>
    </w:p>
  </w:comment>
  <w:comment w:id="10" w:author="Bush, Brian" w:date="2020-09-01T07:24:00Z" w:initials="BB">
    <w:p w14:paraId="568908D1" w14:textId="53E5887B" w:rsidR="00CE2A2B" w:rsidRDefault="00CE2A2B">
      <w:pPr>
        <w:pStyle w:val="CommentText"/>
      </w:pPr>
      <w:r>
        <w:rPr>
          <w:rStyle w:val="CommentReference"/>
        </w:rPr>
        <w:annotationRef/>
      </w:r>
      <w:r>
        <w:t>Should we move this to an appendix?</w:t>
      </w:r>
    </w:p>
  </w:comment>
  <w:comment w:id="11" w:author="Hanes, Rebecca" w:date="2020-09-02T10:36:00Z" w:initials="HR">
    <w:p w14:paraId="14B3A66E" w14:textId="065CCC3C" w:rsidR="00CE2A2B" w:rsidRDefault="00CE2A2B">
      <w:pPr>
        <w:pStyle w:val="CommentText"/>
      </w:pPr>
      <w:r>
        <w:rPr>
          <w:rStyle w:val="CommentReference"/>
        </w:rPr>
        <w:annotationRef/>
      </w:r>
      <w:r>
        <w:t>Probably, yes</w:t>
      </w:r>
    </w:p>
  </w:comment>
  <w:comment w:id="12" w:author="Bush, Brian" w:date="2020-09-01T07:25:00Z" w:initials="BB">
    <w:p w14:paraId="27B1BEB0" w14:textId="16FA91DD" w:rsidR="00CE2A2B" w:rsidRDefault="00CE2A2B">
      <w:pPr>
        <w:pStyle w:val="CommentText"/>
      </w:pPr>
      <w:r>
        <w:rPr>
          <w:rStyle w:val="CommentReference"/>
        </w:rPr>
        <w:annotationRef/>
      </w:r>
      <w:r>
        <w:t>Add citation.</w:t>
      </w:r>
    </w:p>
  </w:comment>
  <w:comment w:id="13" w:author="Bush, Brian" w:date="2020-09-13T19:49:00Z" w:initials="BB">
    <w:p w14:paraId="3B3CA73D" w14:textId="21D8384B" w:rsidR="00CE2A2B" w:rsidRDefault="00CE2A2B">
      <w:pPr>
        <w:pStyle w:val="CommentText"/>
      </w:pPr>
      <w:r>
        <w:rPr>
          <w:rStyle w:val="CommentReference"/>
        </w:rPr>
        <w:annotationRef/>
      </w:r>
      <w:r>
        <w:t>Needs citation.</w:t>
      </w:r>
    </w:p>
  </w:comment>
  <w:comment w:id="16" w:author="Bush, Brian" w:date="2020-09-01T07:28:00Z" w:initials="BB">
    <w:p w14:paraId="2B412AB2" w14:textId="77777777" w:rsidR="00CE2A2B" w:rsidRDefault="00CE2A2B">
      <w:pPr>
        <w:pStyle w:val="CommentText"/>
      </w:pPr>
      <w:r>
        <w:rPr>
          <w:rStyle w:val="CommentReference"/>
        </w:rPr>
        <w:annotationRef/>
      </w:r>
      <w:r>
        <w:t>Citation?</w:t>
      </w:r>
    </w:p>
    <w:p w14:paraId="3E9D0DC2" w14:textId="77777777" w:rsidR="00CE2A2B" w:rsidRDefault="00CE2A2B">
      <w:pPr>
        <w:pStyle w:val="CommentText"/>
      </w:pPr>
    </w:p>
    <w:p w14:paraId="585477A4" w14:textId="419506C6" w:rsidR="00CE2A2B" w:rsidRDefault="00CE2A2B">
      <w:pPr>
        <w:pStyle w:val="CommentText"/>
      </w:pPr>
      <w:r>
        <w:t>Also, should we include a tornado diagram?</w:t>
      </w:r>
    </w:p>
  </w:comment>
  <w:comment w:id="17" w:author="Hanes, Rebecca" w:date="2020-09-02T10:36:00Z" w:initials="HR">
    <w:p w14:paraId="3113C7E1" w14:textId="32195A9A" w:rsidR="00CE2A2B" w:rsidRDefault="00CE2A2B">
      <w:pPr>
        <w:pStyle w:val="CommentText"/>
      </w:pPr>
      <w:r>
        <w:rPr>
          <w:rStyle w:val="CommentReference"/>
        </w:rPr>
        <w:annotationRef/>
      </w:r>
      <w:r>
        <w:t>It might be worth including a tornado diagram as evidence that changing one parameter / running a single scenario won’t provide decision support – but maybe that would fit better in the tech report, as part of the workflow discussion?</w:t>
      </w:r>
    </w:p>
  </w:comment>
  <w:comment w:id="18" w:author="Bush, Brian" w:date="2020-09-13T19:50:00Z" w:initials="BB">
    <w:p w14:paraId="7EF45262" w14:textId="5D87F0E9" w:rsidR="00CE2A2B" w:rsidRDefault="00CE2A2B">
      <w:pPr>
        <w:pStyle w:val="CommentText"/>
      </w:pPr>
      <w:r>
        <w:rPr>
          <w:rStyle w:val="CommentReference"/>
        </w:rPr>
        <w:annotationRef/>
      </w:r>
      <w:r>
        <w:t>We need to remove this sentence because it turns out an EE experiment cannot generate a classical tornado diagram.</w:t>
      </w:r>
    </w:p>
  </w:comment>
  <w:comment w:id="19" w:author="Bush, Brian" w:date="2020-09-13T19:51:00Z" w:initials="BB">
    <w:p w14:paraId="403907B6" w14:textId="3485702D" w:rsidR="00CE2A2B" w:rsidRDefault="00CE2A2B">
      <w:pPr>
        <w:pStyle w:val="CommentText"/>
      </w:pPr>
      <w:r>
        <w:rPr>
          <w:rStyle w:val="CommentReference"/>
        </w:rPr>
        <w:annotationRef/>
      </w:r>
      <w:r>
        <w:t>I think this is okay here, but we could move it to the appendix.</w:t>
      </w:r>
    </w:p>
  </w:comment>
  <w:comment w:id="40" w:author="Bush, Brian" w:date="2020-09-01T07:37:00Z" w:initials="BB">
    <w:p w14:paraId="378F3C52" w14:textId="0B79ECD3" w:rsidR="00CE2A2B" w:rsidRDefault="00CE2A2B">
      <w:pPr>
        <w:pStyle w:val="CommentText"/>
      </w:pPr>
      <w:r>
        <w:rPr>
          <w:rStyle w:val="CommentReference"/>
        </w:rPr>
        <w:annotationRef/>
      </w:r>
      <w:r>
        <w:rPr>
          <w:rStyle w:val="CommentReference"/>
        </w:rPr>
        <w:annotationRef/>
      </w:r>
      <w:r>
        <w:t>Include results and discussion of the four base cases.</w:t>
      </w:r>
    </w:p>
  </w:comment>
  <w:comment w:id="50" w:author="Bush, Brian" w:date="2020-09-13T19:36:00Z" w:initials="BB">
    <w:p w14:paraId="792C2447" w14:textId="582EC4C3" w:rsidR="00CE2A2B" w:rsidRDefault="00CE2A2B">
      <w:pPr>
        <w:pStyle w:val="CommentText"/>
      </w:pPr>
      <w:r>
        <w:rPr>
          <w:rStyle w:val="CommentReference"/>
        </w:rPr>
        <w:annotationRef/>
      </w:r>
      <w:proofErr w:type="gramStart"/>
      <w:r>
        <w:t>It’s</w:t>
      </w:r>
      <w:proofErr w:type="gramEnd"/>
      <w:r>
        <w:t xml:space="preserve"> tricky to combine the line plots and histograms in </w:t>
      </w:r>
      <w:proofErr w:type="spellStart"/>
      <w:r>
        <w:t>ggplot</w:t>
      </w:r>
      <w:proofErr w:type="spellEnd"/>
      <w:r>
        <w:t xml:space="preserve"> as we discussed. We may have to use an image editor to combine the panels.</w:t>
      </w:r>
    </w:p>
  </w:comment>
  <w:comment w:id="54" w:author="Bush, Brian" w:date="2020-09-13T19:32:00Z" w:initials="BB">
    <w:p w14:paraId="0BC6DF8D" w14:textId="0B192BB5" w:rsidR="00CE2A2B" w:rsidRDefault="00CE2A2B">
      <w:pPr>
        <w:pStyle w:val="CommentText"/>
      </w:pPr>
      <w:r>
        <w:rPr>
          <w:rStyle w:val="CommentReference"/>
        </w:rPr>
        <w:annotationRef/>
      </w:r>
      <w:r>
        <w:t>This is included in the section on base cases.</w:t>
      </w:r>
    </w:p>
  </w:comment>
  <w:comment w:id="55" w:author="Bush, Brian" w:date="2020-09-13T19:33:00Z" w:initials="BB">
    <w:p w14:paraId="51979C20" w14:textId="185DB98F" w:rsidR="00CE2A2B" w:rsidRDefault="00CE2A2B">
      <w:pPr>
        <w:pStyle w:val="CommentText"/>
      </w:pPr>
      <w:r>
        <w:rPr>
          <w:rStyle w:val="CommentReference"/>
        </w:rPr>
        <w:annotationRef/>
      </w:r>
      <w:r>
        <w:t xml:space="preserve">It turns out that we would have to run a separate experiment to generate a tornado diagram: neither the EE </w:t>
      </w:r>
      <w:proofErr w:type="gramStart"/>
      <w:r>
        <w:t>or</w:t>
      </w:r>
      <w:proofErr w:type="gramEnd"/>
      <w:r>
        <w:t xml:space="preserve"> SA experiments are conditions such that a tornado diagram could be drawn from them.</w:t>
      </w:r>
    </w:p>
  </w:comment>
  <w:comment w:id="56" w:author="Bush, Brian" w:date="2020-09-13T19:52:00Z" w:initials="BB">
    <w:p w14:paraId="7E2D41BD" w14:textId="0B6D7EAB" w:rsidR="00CE2A2B" w:rsidRDefault="00CE2A2B">
      <w:pPr>
        <w:pStyle w:val="CommentText"/>
      </w:pPr>
      <w:r>
        <w:rPr>
          <w:rStyle w:val="CommentReference"/>
        </w:rPr>
        <w:annotationRef/>
      </w:r>
      <w:proofErr w:type="gramStart"/>
      <w:r>
        <w:t>I’d</w:t>
      </w:r>
      <w:proofErr w:type="gramEnd"/>
      <w:r>
        <w:t xml:space="preserve"> prefer not to include a tornado diagram, since the SA evidence is stronger.</w:t>
      </w:r>
    </w:p>
  </w:comment>
  <w:comment w:id="96" w:author="Bush, Brian" w:date="2020-09-01T07:38:00Z" w:initials="BB">
    <w:p w14:paraId="5F7F24D4" w14:textId="1127CFA7" w:rsidR="00CE2A2B" w:rsidRDefault="00CE2A2B">
      <w:pPr>
        <w:pStyle w:val="CommentText"/>
      </w:pPr>
      <w:r>
        <w:rPr>
          <w:rStyle w:val="CommentReference"/>
        </w:rPr>
        <w:annotationRef/>
      </w:r>
      <w:r>
        <w:t>Should we convert this to a table?</w:t>
      </w:r>
    </w:p>
  </w:comment>
  <w:comment w:id="97" w:author="Hanes, Rebecca" w:date="2020-09-02T10:41:00Z" w:initials="HR">
    <w:p w14:paraId="11B59885" w14:textId="73202A17" w:rsidR="00CE2A2B" w:rsidRDefault="00CE2A2B">
      <w:pPr>
        <w:pStyle w:val="CommentText"/>
      </w:pPr>
      <w:r>
        <w:rPr>
          <w:rStyle w:val="CommentReference"/>
        </w:rPr>
        <w:annotationRef/>
      </w:r>
      <w:r>
        <w:t>Can we indicate which variables are influential in Table 3 via cell shading or an outline or something? That way we can distinguish variables that were picked after the experiment and variables that we included based on judgement.</w:t>
      </w:r>
    </w:p>
  </w:comment>
  <w:comment w:id="98" w:author="Bush, Brian" w:date="2020-09-13T20:27:00Z" w:initials="BB">
    <w:p w14:paraId="37D86189" w14:textId="0CD40020" w:rsidR="00CE2A2B" w:rsidRDefault="00CE2A2B">
      <w:pPr>
        <w:pStyle w:val="CommentText"/>
      </w:pPr>
      <w:r>
        <w:rPr>
          <w:rStyle w:val="CommentReference"/>
        </w:rPr>
        <w:annotationRef/>
      </w:r>
      <w:r>
        <w:t>I reworked table 3 to incorporate this list.</w:t>
      </w:r>
    </w:p>
  </w:comment>
  <w:comment w:id="178" w:author="Bush, Brian" w:date="2020-09-01T07:43:00Z" w:initials="BB">
    <w:p w14:paraId="30371951" w14:textId="77777777" w:rsidR="00CE2A2B" w:rsidRDefault="00CE2A2B">
      <w:pPr>
        <w:pStyle w:val="CommentText"/>
      </w:pPr>
      <w:r>
        <w:rPr>
          <w:rStyle w:val="CommentReference"/>
        </w:rPr>
        <w:annotationRef/>
      </w:r>
      <w:r>
        <w:t>Redraw with the color scheme of the SA figures.</w:t>
      </w:r>
    </w:p>
    <w:p w14:paraId="582B8F7A" w14:textId="77777777" w:rsidR="00CE2A2B" w:rsidRDefault="00CE2A2B">
      <w:pPr>
        <w:pStyle w:val="CommentText"/>
      </w:pPr>
    </w:p>
    <w:p w14:paraId="46FE8A7E" w14:textId="1AA011A8" w:rsidR="00CE2A2B" w:rsidRDefault="00CE2A2B">
      <w:pPr>
        <w:pStyle w:val="CommentText"/>
      </w:pPr>
      <w:r>
        <w:t xml:space="preserve">Should we turn the figure </w:t>
      </w:r>
      <w:proofErr w:type="gramStart"/>
      <w:r>
        <w:t>sideways</w:t>
      </w:r>
      <w:proofErr w:type="gramEnd"/>
      <w:r>
        <w:t xml:space="preserve"> so it fits better on the page?</w:t>
      </w:r>
    </w:p>
  </w:comment>
  <w:comment w:id="179" w:author="Hanes, Rebecca" w:date="2020-09-02T10:44:00Z" w:initials="HR">
    <w:p w14:paraId="5B3A0F08" w14:textId="268E757E" w:rsidR="00CE2A2B" w:rsidRDefault="00CE2A2B">
      <w:pPr>
        <w:pStyle w:val="CommentText"/>
      </w:pPr>
      <w:r>
        <w:rPr>
          <w:rStyle w:val="CommentReference"/>
        </w:rPr>
        <w:annotationRef/>
      </w:r>
      <w:r>
        <w:t>I’m wondering if we can split this figure into multiple figures, each showing a subset based on significance, input type, or output type – we need a way to increase the label font size, and breaking up the figure might make it a bit more digestible?</w:t>
      </w:r>
    </w:p>
  </w:comment>
  <w:comment w:id="180" w:author="Bush, Brian" w:date="2020-09-13T20:36:00Z" w:initials="BB">
    <w:p w14:paraId="6208CB95" w14:textId="1D7723B4" w:rsidR="00CE2A2B" w:rsidRDefault="00CE2A2B">
      <w:pPr>
        <w:pStyle w:val="CommentText"/>
      </w:pPr>
      <w:r>
        <w:rPr>
          <w:rStyle w:val="CommentReference"/>
        </w:rPr>
        <w:annotationRef/>
      </w:r>
      <w:r>
        <w:t>Redrawn using categories.</w:t>
      </w:r>
    </w:p>
  </w:comment>
  <w:comment w:id="195" w:author="Bush, Brian" w:date="2020-09-01T07:46:00Z" w:initials="BB">
    <w:p w14:paraId="78E5E9AA" w14:textId="77777777" w:rsidR="00CE2A2B" w:rsidRDefault="00CE2A2B" w:rsidP="008A194A">
      <w:pPr>
        <w:pStyle w:val="CommentText"/>
      </w:pPr>
      <w:r>
        <w:rPr>
          <w:rStyle w:val="CommentReference"/>
        </w:rPr>
        <w:annotationRef/>
      </w:r>
      <w:r>
        <w:rPr>
          <w:rStyle w:val="CommentReference"/>
        </w:rPr>
        <w:annotationRef/>
      </w:r>
      <w:r>
        <w:t>Redraw with the color scheme of the SA figures.</w:t>
      </w:r>
    </w:p>
    <w:p w14:paraId="27422050" w14:textId="77777777" w:rsidR="00CE2A2B" w:rsidRDefault="00CE2A2B" w:rsidP="008A194A">
      <w:pPr>
        <w:pStyle w:val="CommentText"/>
      </w:pPr>
    </w:p>
    <w:p w14:paraId="49A498DA" w14:textId="790E13F1" w:rsidR="00CE2A2B" w:rsidRDefault="00CE2A2B">
      <w:pPr>
        <w:pStyle w:val="CommentText"/>
      </w:pPr>
      <w:r>
        <w:t xml:space="preserve">Should we turn the figure </w:t>
      </w:r>
      <w:proofErr w:type="gramStart"/>
      <w:r>
        <w:t>sideways</w:t>
      </w:r>
      <w:proofErr w:type="gramEnd"/>
      <w:r>
        <w:t xml:space="preserve"> so it fits better on the page?</w:t>
      </w:r>
    </w:p>
  </w:comment>
  <w:comment w:id="196" w:author="Bush, Brian" w:date="2020-09-13T20:36:00Z" w:initials="BB">
    <w:p w14:paraId="54A0C42D" w14:textId="143C229E" w:rsidR="00CE2A2B" w:rsidRDefault="00CE2A2B">
      <w:pPr>
        <w:pStyle w:val="CommentText"/>
      </w:pPr>
      <w:r>
        <w:rPr>
          <w:rStyle w:val="CommentReference"/>
        </w:rPr>
        <w:annotationRef/>
      </w:r>
      <w:r>
        <w:t>Redrawn using categories.</w:t>
      </w:r>
    </w:p>
  </w:comment>
  <w:comment w:id="1338" w:author="Bush, Brian" w:date="2020-09-01T07:54:00Z" w:initials="BB">
    <w:p w14:paraId="0011ACD6" w14:textId="74C8EB78" w:rsidR="00CE2A2B" w:rsidRDefault="00CE2A2B">
      <w:pPr>
        <w:pStyle w:val="CommentText"/>
      </w:pPr>
      <w:r>
        <w:rPr>
          <w:rStyle w:val="CommentReference"/>
        </w:rPr>
        <w:annotationRef/>
      </w:r>
      <w:r>
        <w:t>What is the best way to summarize the myriad sensitivities (input vs output vs first/total) in the results?</w:t>
      </w:r>
    </w:p>
  </w:comment>
  <w:comment w:id="1339" w:author="Bush, Brian" w:date="2020-09-13T20:48:00Z" w:initials="BB">
    <w:p w14:paraId="7F572E4F" w14:textId="6E4C52D6" w:rsidR="00935F09" w:rsidRDefault="00935F09">
      <w:pPr>
        <w:pStyle w:val="CommentText"/>
      </w:pPr>
      <w:r>
        <w:rPr>
          <w:rStyle w:val="CommentReference"/>
        </w:rPr>
        <w:annotationRef/>
      </w:r>
      <w:r>
        <w:t>Switched to using categories.</w:t>
      </w:r>
    </w:p>
  </w:comment>
  <w:comment w:id="1344" w:author="Bush, Brian" w:date="2020-09-13T20:48:00Z" w:initials="BB">
    <w:p w14:paraId="0F147565" w14:textId="27B9008F" w:rsidR="00935F09" w:rsidRDefault="00935F09">
      <w:pPr>
        <w:pStyle w:val="CommentText"/>
      </w:pPr>
      <w:r>
        <w:rPr>
          <w:rStyle w:val="CommentReference"/>
        </w:rPr>
        <w:annotationRef/>
      </w:r>
      <w:r>
        <w:t>We really need a glossary that explains what every variable mentioned in the text is.</w:t>
      </w:r>
    </w:p>
  </w:comment>
  <w:comment w:id="1389" w:author="Bush, Brian" w:date="2020-09-01T07:46:00Z" w:initials="BB">
    <w:p w14:paraId="0ADA4607" w14:textId="77777777" w:rsidR="00CE2A2B" w:rsidRDefault="00CE2A2B">
      <w:pPr>
        <w:pStyle w:val="CommentText"/>
      </w:pPr>
      <w:r>
        <w:rPr>
          <w:rStyle w:val="CommentReference"/>
        </w:rPr>
        <w:annotationRef/>
      </w:r>
      <w:r>
        <w:t>Should we sort the rows and columns by sensitivity, as we did in the OA figures?</w:t>
      </w:r>
    </w:p>
    <w:p w14:paraId="5FE2F8BE" w14:textId="77777777" w:rsidR="00CE2A2B" w:rsidRDefault="00CE2A2B">
      <w:pPr>
        <w:pStyle w:val="CommentText"/>
      </w:pPr>
    </w:p>
    <w:p w14:paraId="6354D294" w14:textId="72BD368F" w:rsidR="00CE2A2B" w:rsidRDefault="00CE2A2B">
      <w:pPr>
        <w:pStyle w:val="CommentText"/>
      </w:pPr>
      <w:r>
        <w:t xml:space="preserve">Should we turn the figure </w:t>
      </w:r>
      <w:proofErr w:type="gramStart"/>
      <w:r>
        <w:t>sideways</w:t>
      </w:r>
      <w:proofErr w:type="gramEnd"/>
      <w:r>
        <w:t xml:space="preserve"> so it fits better on the page?</w:t>
      </w:r>
    </w:p>
  </w:comment>
  <w:comment w:id="1390" w:author="Bush, Brian" w:date="2020-09-13T20:48:00Z" w:initials="BB">
    <w:p w14:paraId="0112CADD" w14:textId="6B4F745C" w:rsidR="00935F09" w:rsidRDefault="00935F09">
      <w:pPr>
        <w:pStyle w:val="CommentText"/>
      </w:pPr>
      <w:r>
        <w:rPr>
          <w:rStyle w:val="CommentReference"/>
        </w:rPr>
        <w:annotationRef/>
      </w:r>
      <w:r>
        <w:t>Switched to using categories.</w:t>
      </w:r>
    </w:p>
  </w:comment>
  <w:comment w:id="1403" w:author="Bush, Brian" w:date="2020-09-01T07:47:00Z" w:initials="BB">
    <w:p w14:paraId="68653EF4" w14:textId="77777777" w:rsidR="00CE2A2B" w:rsidRDefault="00CE2A2B" w:rsidP="008A194A">
      <w:pPr>
        <w:pStyle w:val="CommentText"/>
      </w:pPr>
      <w:r>
        <w:rPr>
          <w:rStyle w:val="CommentReference"/>
        </w:rPr>
        <w:annotationRef/>
      </w:r>
      <w:r>
        <w:rPr>
          <w:rStyle w:val="CommentReference"/>
        </w:rPr>
        <w:annotationRef/>
      </w:r>
      <w:r>
        <w:t>Should we sort the rows and columns by sensitivity, as we did in the OA figures?</w:t>
      </w:r>
    </w:p>
    <w:p w14:paraId="0F2D0191" w14:textId="77777777" w:rsidR="00CE2A2B" w:rsidRDefault="00CE2A2B" w:rsidP="008A194A">
      <w:pPr>
        <w:pStyle w:val="CommentText"/>
      </w:pPr>
    </w:p>
    <w:p w14:paraId="49873F58" w14:textId="2746743C" w:rsidR="00CE2A2B" w:rsidRDefault="00CE2A2B">
      <w:pPr>
        <w:pStyle w:val="CommentText"/>
      </w:pPr>
      <w:r>
        <w:t xml:space="preserve">Should we turn the figure </w:t>
      </w:r>
      <w:proofErr w:type="gramStart"/>
      <w:r>
        <w:t>sideways</w:t>
      </w:r>
      <w:proofErr w:type="gramEnd"/>
      <w:r>
        <w:t xml:space="preserve"> so it fits better on the page?</w:t>
      </w:r>
    </w:p>
  </w:comment>
  <w:comment w:id="1417" w:author="Bush, Brian" w:date="2020-09-01T07:57:00Z" w:initials="BB">
    <w:p w14:paraId="78D97C77" w14:textId="77777777" w:rsidR="00CE2A2B" w:rsidRDefault="00CE2A2B">
      <w:pPr>
        <w:pStyle w:val="CommentText"/>
      </w:pPr>
      <w:r>
        <w:rPr>
          <w:rStyle w:val="CommentReference"/>
        </w:rPr>
        <w:annotationRef/>
      </w:r>
      <w:r>
        <w:t>Should we add a separate “Discussion” section before this?</w:t>
      </w:r>
    </w:p>
    <w:p w14:paraId="7CFB9692" w14:textId="77777777" w:rsidR="00CE2A2B" w:rsidRDefault="00CE2A2B">
      <w:pPr>
        <w:pStyle w:val="CommentText"/>
      </w:pPr>
    </w:p>
    <w:p w14:paraId="269B0E91" w14:textId="60DDFB62" w:rsidR="00CE2A2B" w:rsidRDefault="00CE2A2B">
      <w:pPr>
        <w:pStyle w:val="CommentText"/>
      </w:pPr>
      <w:r>
        <w:t>Maybe this would just summarize the findings in the results section, succinctly organizing the list of key sensitivities and connecting them to the concept of the Valley of Death.</w:t>
      </w:r>
    </w:p>
  </w:comment>
  <w:comment w:id="1418" w:author="Bush, Brian" w:date="2020-09-01T07:57:00Z" w:initials="BB">
    <w:p w14:paraId="65A86DB7" w14:textId="3B25C57E" w:rsidR="00CE2A2B" w:rsidRDefault="00CE2A2B">
      <w:pPr>
        <w:pStyle w:val="CommentText"/>
      </w:pPr>
      <w:r>
        <w:rPr>
          <w:rStyle w:val="CommentReference"/>
        </w:rPr>
        <w:annotationRef/>
      </w:r>
      <w:r>
        <w:t>Check the publications website to make sure we have the latest version of this language. Also, BETO used to have an extra paragraph they required added.</w:t>
      </w:r>
    </w:p>
  </w:comment>
  <w:comment w:id="1419" w:author="Hanes, Rebecca" w:date="2020-09-02T10:50:00Z" w:initials="HR">
    <w:p w14:paraId="423E1833" w14:textId="6673F3BC" w:rsidR="00CE2A2B" w:rsidRDefault="00CE2A2B">
      <w:pPr>
        <w:pStyle w:val="CommentText"/>
      </w:pPr>
      <w:r>
        <w:rPr>
          <w:rStyle w:val="CommentReference"/>
        </w:rPr>
        <w:annotationRef/>
      </w:r>
      <w:proofErr w:type="gramStart"/>
      <w:r>
        <w:t>I’ll</w:t>
      </w:r>
      <w:proofErr w:type="gramEnd"/>
      <w:r>
        <w:t xml:space="preserve"> do this right before we send to BETO</w:t>
      </w:r>
    </w:p>
  </w:comment>
  <w:comment w:id="2980" w:author="Bush, Brian" w:date="2020-09-01T07:43:00Z" w:initials="BB">
    <w:p w14:paraId="20C31463" w14:textId="77777777" w:rsidR="00CE2A2B" w:rsidRDefault="00CE2A2B" w:rsidP="00F178C3">
      <w:pPr>
        <w:pStyle w:val="CommentText"/>
      </w:pPr>
      <w:r>
        <w:rPr>
          <w:rStyle w:val="CommentReference"/>
        </w:rPr>
        <w:annotationRef/>
      </w:r>
      <w:r>
        <w:t>Redraw with the color scheme of the SA figures.</w:t>
      </w:r>
    </w:p>
    <w:p w14:paraId="76F1E258" w14:textId="77777777" w:rsidR="00CE2A2B" w:rsidRDefault="00CE2A2B" w:rsidP="00F178C3">
      <w:pPr>
        <w:pStyle w:val="CommentText"/>
      </w:pPr>
    </w:p>
    <w:p w14:paraId="388535A4" w14:textId="77777777" w:rsidR="00CE2A2B" w:rsidRDefault="00CE2A2B" w:rsidP="00F178C3">
      <w:pPr>
        <w:pStyle w:val="CommentText"/>
      </w:pPr>
      <w:r>
        <w:t xml:space="preserve">Should we turn the figure </w:t>
      </w:r>
      <w:proofErr w:type="gramStart"/>
      <w:r>
        <w:t>sideways</w:t>
      </w:r>
      <w:proofErr w:type="gramEnd"/>
      <w:r>
        <w:t xml:space="preserve"> so it fits better on the page?</w:t>
      </w:r>
    </w:p>
  </w:comment>
  <w:comment w:id="2981" w:author="Hanes, Rebecca" w:date="2020-09-02T10:44:00Z" w:initials="HR">
    <w:p w14:paraId="6967AF2A" w14:textId="77777777" w:rsidR="00CE2A2B" w:rsidRDefault="00CE2A2B" w:rsidP="00F178C3">
      <w:pPr>
        <w:pStyle w:val="CommentText"/>
      </w:pPr>
      <w:r>
        <w:rPr>
          <w:rStyle w:val="CommentReference"/>
        </w:rPr>
        <w:annotationRef/>
      </w:r>
      <w:r>
        <w:t>I’m wondering if we can split this figure into multiple figures, each showing a subset based on significance, input type, or output type – we need a way to increase the label font size, and breaking up the figure might make it a bit more digestible?</w:t>
      </w:r>
    </w:p>
  </w:comment>
  <w:comment w:id="2990" w:author="Bush, Brian" w:date="2020-09-01T07:46:00Z" w:initials="BB">
    <w:p w14:paraId="075D4783" w14:textId="77777777" w:rsidR="00CE2A2B" w:rsidRDefault="00CE2A2B" w:rsidP="00E31F13">
      <w:pPr>
        <w:pStyle w:val="CommentText"/>
      </w:pPr>
      <w:r>
        <w:rPr>
          <w:rStyle w:val="CommentReference"/>
        </w:rPr>
        <w:annotationRef/>
      </w:r>
      <w:r>
        <w:rPr>
          <w:rStyle w:val="CommentReference"/>
        </w:rPr>
        <w:annotationRef/>
      </w:r>
      <w:r>
        <w:t>Redraw with the color scheme of the SA figures.</w:t>
      </w:r>
    </w:p>
    <w:p w14:paraId="208D3160" w14:textId="77777777" w:rsidR="00CE2A2B" w:rsidRDefault="00CE2A2B" w:rsidP="00E31F13">
      <w:pPr>
        <w:pStyle w:val="CommentText"/>
      </w:pPr>
    </w:p>
    <w:p w14:paraId="63ABFFF9" w14:textId="77777777" w:rsidR="00CE2A2B" w:rsidRDefault="00CE2A2B" w:rsidP="00E31F13">
      <w:pPr>
        <w:pStyle w:val="CommentText"/>
      </w:pPr>
      <w:r>
        <w:t xml:space="preserve">Should we turn the figure </w:t>
      </w:r>
      <w:proofErr w:type="gramStart"/>
      <w:r>
        <w:t>sideways</w:t>
      </w:r>
      <w:proofErr w:type="gramEnd"/>
      <w:r>
        <w:t xml:space="preserve"> so it fits better on the page?</w:t>
      </w:r>
    </w:p>
  </w:comment>
  <w:comment w:id="2998" w:author="Bush, Brian" w:date="2020-09-01T07:46:00Z" w:initials="BB">
    <w:p w14:paraId="112D0366" w14:textId="77777777" w:rsidR="00CE2A2B" w:rsidRDefault="00CE2A2B" w:rsidP="00E31F13">
      <w:pPr>
        <w:pStyle w:val="CommentText"/>
      </w:pPr>
      <w:r>
        <w:rPr>
          <w:rStyle w:val="CommentReference"/>
        </w:rPr>
        <w:annotationRef/>
      </w:r>
      <w:r>
        <w:t>Should we sort the rows and columns by sensitivity, as we did in the OA figures?</w:t>
      </w:r>
    </w:p>
    <w:p w14:paraId="06E80FDD" w14:textId="77777777" w:rsidR="00CE2A2B" w:rsidRDefault="00CE2A2B" w:rsidP="00E31F13">
      <w:pPr>
        <w:pStyle w:val="CommentText"/>
      </w:pPr>
    </w:p>
    <w:p w14:paraId="0FB5406B" w14:textId="77777777" w:rsidR="00CE2A2B" w:rsidRDefault="00CE2A2B" w:rsidP="00E31F13">
      <w:pPr>
        <w:pStyle w:val="CommentText"/>
      </w:pPr>
      <w:r>
        <w:t xml:space="preserve">Should we turn the figure </w:t>
      </w:r>
      <w:proofErr w:type="gramStart"/>
      <w:r>
        <w:t>sideways</w:t>
      </w:r>
      <w:proofErr w:type="gramEnd"/>
      <w:r>
        <w:t xml:space="preserve"> so it fits better on the page?</w:t>
      </w:r>
    </w:p>
  </w:comment>
  <w:comment w:id="3007" w:author="Bush, Brian" w:date="2020-09-01T07:47:00Z" w:initials="BB">
    <w:p w14:paraId="54F70DDB" w14:textId="77777777" w:rsidR="00CE2A2B" w:rsidRDefault="00CE2A2B" w:rsidP="00E31F13">
      <w:pPr>
        <w:pStyle w:val="CommentText"/>
      </w:pPr>
      <w:r>
        <w:rPr>
          <w:rStyle w:val="CommentReference"/>
        </w:rPr>
        <w:annotationRef/>
      </w:r>
      <w:r>
        <w:rPr>
          <w:rStyle w:val="CommentReference"/>
        </w:rPr>
        <w:annotationRef/>
      </w:r>
      <w:r>
        <w:t>Should we sort the rows and columns by sensitivity, as we did in the OA figures?</w:t>
      </w:r>
    </w:p>
    <w:p w14:paraId="24DB6573" w14:textId="77777777" w:rsidR="00CE2A2B" w:rsidRDefault="00CE2A2B" w:rsidP="00E31F13">
      <w:pPr>
        <w:pStyle w:val="CommentText"/>
      </w:pPr>
    </w:p>
    <w:p w14:paraId="0FCFACEB" w14:textId="77777777" w:rsidR="00CE2A2B" w:rsidRDefault="00CE2A2B" w:rsidP="00E31F13">
      <w:pPr>
        <w:pStyle w:val="CommentText"/>
      </w:pPr>
      <w:r>
        <w:t xml:space="preserve">Should we turn the figure </w:t>
      </w:r>
      <w:proofErr w:type="gramStart"/>
      <w:r>
        <w:t>sideways</w:t>
      </w:r>
      <w:proofErr w:type="gramEnd"/>
      <w:r>
        <w:t xml:space="preserve"> so it fits better on the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1FBC54" w15:done="0"/>
  <w15:commentEx w15:paraId="46E0D21C" w15:done="0"/>
  <w15:commentEx w15:paraId="568908D1" w15:done="0"/>
  <w15:commentEx w15:paraId="14B3A66E" w15:paraIdParent="568908D1" w15:done="0"/>
  <w15:commentEx w15:paraId="27B1BEB0" w15:done="0"/>
  <w15:commentEx w15:paraId="3B3CA73D" w15:done="0"/>
  <w15:commentEx w15:paraId="585477A4" w15:done="0"/>
  <w15:commentEx w15:paraId="3113C7E1" w15:paraIdParent="585477A4" w15:done="0"/>
  <w15:commentEx w15:paraId="7EF45262" w15:paraIdParent="585477A4" w15:done="0"/>
  <w15:commentEx w15:paraId="403907B6" w15:done="0"/>
  <w15:commentEx w15:paraId="378F3C52" w15:done="1"/>
  <w15:commentEx w15:paraId="792C2447" w15:done="0"/>
  <w15:commentEx w15:paraId="0BC6DF8D" w15:done="0"/>
  <w15:commentEx w15:paraId="51979C20" w15:done="0"/>
  <w15:commentEx w15:paraId="7E2D41BD" w15:paraIdParent="51979C20" w15:done="0"/>
  <w15:commentEx w15:paraId="5F7F24D4" w15:done="1"/>
  <w15:commentEx w15:paraId="11B59885" w15:paraIdParent="5F7F24D4" w15:done="1"/>
  <w15:commentEx w15:paraId="37D86189" w15:paraIdParent="5F7F24D4" w15:done="1"/>
  <w15:commentEx w15:paraId="46FE8A7E" w15:done="1"/>
  <w15:commentEx w15:paraId="5B3A0F08" w15:paraIdParent="46FE8A7E" w15:done="1"/>
  <w15:commentEx w15:paraId="6208CB95" w15:paraIdParent="46FE8A7E" w15:done="1"/>
  <w15:commentEx w15:paraId="49A498DA" w15:done="1"/>
  <w15:commentEx w15:paraId="54A0C42D" w15:paraIdParent="49A498DA" w15:done="1"/>
  <w15:commentEx w15:paraId="0011ACD6" w15:done="1"/>
  <w15:commentEx w15:paraId="7F572E4F" w15:paraIdParent="0011ACD6" w15:done="1"/>
  <w15:commentEx w15:paraId="0F147565" w15:done="0"/>
  <w15:commentEx w15:paraId="6354D294" w15:done="1"/>
  <w15:commentEx w15:paraId="0112CADD" w15:paraIdParent="6354D294" w15:done="1"/>
  <w15:commentEx w15:paraId="49873F58" w15:done="0"/>
  <w15:commentEx w15:paraId="269B0E91" w15:done="0"/>
  <w15:commentEx w15:paraId="65A86DB7" w15:done="0"/>
  <w15:commentEx w15:paraId="423E1833" w15:paraIdParent="65A86DB7" w15:done="0"/>
  <w15:commentEx w15:paraId="388535A4" w15:done="0"/>
  <w15:commentEx w15:paraId="6967AF2A" w15:paraIdParent="388535A4" w15:done="0"/>
  <w15:commentEx w15:paraId="63ABFFF9" w15:done="0"/>
  <w15:commentEx w15:paraId="0FB5406B" w15:done="0"/>
  <w15:commentEx w15:paraId="0FCFAC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87702" w16cex:dateUtc="2020-09-01T13:30:00Z"/>
  <w16cex:commentExtensible w16cex:durableId="2308F5FA" w16cex:dateUtc="2020-09-14T01:48:00Z"/>
  <w16cex:commentExtensible w16cex:durableId="22F875C9" w16cex:dateUtc="2020-09-01T13:24:00Z"/>
  <w16cex:commentExtensible w16cex:durableId="22F9F423" w16cex:dateUtc="2020-09-02T16:36:00Z"/>
  <w16cex:commentExtensible w16cex:durableId="22F875EA" w16cex:dateUtc="2020-09-01T13:25:00Z"/>
  <w16cex:commentExtensible w16cex:durableId="2308F63B" w16cex:dateUtc="2020-09-14T01:49:00Z"/>
  <w16cex:commentExtensible w16cex:durableId="22F8769C" w16cex:dateUtc="2020-09-01T13:28:00Z"/>
  <w16cex:commentExtensible w16cex:durableId="22F9F44A" w16cex:dateUtc="2020-09-02T16:36:00Z"/>
  <w16cex:commentExtensible w16cex:durableId="2308F679" w16cex:dateUtc="2020-09-14T01:50:00Z"/>
  <w16cex:commentExtensible w16cex:durableId="2308F6DB" w16cex:dateUtc="2020-09-14T01:51:00Z"/>
  <w16cex:commentExtensible w16cex:durableId="22F878C4" w16cex:dateUtc="2020-09-01T13:37:00Z"/>
  <w16cex:commentExtensible w16cex:durableId="2308F33E" w16cex:dateUtc="2020-09-14T01:36:00Z"/>
  <w16cex:commentExtensible w16cex:durableId="2308F254" w16cex:dateUtc="2020-09-14T01:32:00Z"/>
  <w16cex:commentExtensible w16cex:durableId="2308F271" w16cex:dateUtc="2020-09-14T01:33:00Z"/>
  <w16cex:commentExtensible w16cex:durableId="2308F701" w16cex:dateUtc="2020-09-14T01:52:00Z"/>
  <w16cex:commentExtensible w16cex:durableId="22F878E8" w16cex:dateUtc="2020-09-01T13:38:00Z"/>
  <w16cex:commentExtensible w16cex:durableId="22F9F556" w16cex:dateUtc="2020-09-02T16:41:00Z"/>
  <w16cex:commentExtensible w16cex:durableId="2308FF37" w16cex:dateUtc="2020-09-14T02:27:00Z"/>
  <w16cex:commentExtensible w16cex:durableId="22F87A14" w16cex:dateUtc="2020-09-01T13:43:00Z"/>
  <w16cex:commentExtensible w16cex:durableId="22F9F603" w16cex:dateUtc="2020-09-02T16:44:00Z"/>
  <w16cex:commentExtensible w16cex:durableId="23090166" w16cex:dateUtc="2020-09-14T02:36:00Z"/>
  <w16cex:commentExtensible w16cex:durableId="22F87ABB" w16cex:dateUtc="2020-09-01T13:46:00Z"/>
  <w16cex:commentExtensible w16cex:durableId="23090159" w16cex:dateUtc="2020-09-14T02:36:00Z"/>
  <w16cex:commentExtensible w16cex:durableId="22F87CC8" w16cex:dateUtc="2020-09-01T13:54:00Z"/>
  <w16cex:commentExtensible w16cex:durableId="23090427" w16cex:dateUtc="2020-09-14T02:48:00Z"/>
  <w16cex:commentExtensible w16cex:durableId="2309040D" w16cex:dateUtc="2020-09-14T02:48:00Z"/>
  <w16cex:commentExtensible w16cex:durableId="22F87AEF" w16cex:dateUtc="2020-09-01T13:46:00Z"/>
  <w16cex:commentExtensible w16cex:durableId="23090438" w16cex:dateUtc="2020-09-14T02:48:00Z"/>
  <w16cex:commentExtensible w16cex:durableId="22F87B15" w16cex:dateUtc="2020-09-01T13:47:00Z"/>
  <w16cex:commentExtensible w16cex:durableId="22F87D60" w16cex:dateUtc="2020-09-01T13:57:00Z"/>
  <w16cex:commentExtensible w16cex:durableId="22F87D85" w16cex:dateUtc="2020-09-01T13:57:00Z"/>
  <w16cex:commentExtensible w16cex:durableId="22F9F765" w16cex:dateUtc="2020-09-02T16:50:00Z"/>
  <w16cex:commentExtensible w16cex:durableId="2308EDA5" w16cex:dateUtc="2020-09-01T13:43:00Z"/>
  <w16cex:commentExtensible w16cex:durableId="2308EDA4" w16cex:dateUtc="2020-09-02T16:44:00Z"/>
  <w16cex:commentExtensible w16cex:durableId="2308EE4D" w16cex:dateUtc="2020-09-01T13:46:00Z"/>
  <w16cex:commentExtensible w16cex:durableId="2308EFF5" w16cex:dateUtc="2020-09-01T13:46:00Z"/>
  <w16cex:commentExtensible w16cex:durableId="2308F041" w16cex:dateUtc="2020-09-01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1FBC54" w16cid:durableId="22F87702"/>
  <w16cid:commentId w16cid:paraId="46E0D21C" w16cid:durableId="2308F5FA"/>
  <w16cid:commentId w16cid:paraId="568908D1" w16cid:durableId="22F875C9"/>
  <w16cid:commentId w16cid:paraId="14B3A66E" w16cid:durableId="22F9F423"/>
  <w16cid:commentId w16cid:paraId="27B1BEB0" w16cid:durableId="22F875EA"/>
  <w16cid:commentId w16cid:paraId="3B3CA73D" w16cid:durableId="2308F63B"/>
  <w16cid:commentId w16cid:paraId="585477A4" w16cid:durableId="22F8769C"/>
  <w16cid:commentId w16cid:paraId="3113C7E1" w16cid:durableId="22F9F44A"/>
  <w16cid:commentId w16cid:paraId="7EF45262" w16cid:durableId="2308F679"/>
  <w16cid:commentId w16cid:paraId="403907B6" w16cid:durableId="2308F6DB"/>
  <w16cid:commentId w16cid:paraId="378F3C52" w16cid:durableId="22F878C4"/>
  <w16cid:commentId w16cid:paraId="792C2447" w16cid:durableId="2308F33E"/>
  <w16cid:commentId w16cid:paraId="0BC6DF8D" w16cid:durableId="2308F254"/>
  <w16cid:commentId w16cid:paraId="51979C20" w16cid:durableId="2308F271"/>
  <w16cid:commentId w16cid:paraId="7E2D41BD" w16cid:durableId="2308F701"/>
  <w16cid:commentId w16cid:paraId="5F7F24D4" w16cid:durableId="22F878E8"/>
  <w16cid:commentId w16cid:paraId="11B59885" w16cid:durableId="22F9F556"/>
  <w16cid:commentId w16cid:paraId="37D86189" w16cid:durableId="2308FF37"/>
  <w16cid:commentId w16cid:paraId="46FE8A7E" w16cid:durableId="22F87A14"/>
  <w16cid:commentId w16cid:paraId="5B3A0F08" w16cid:durableId="22F9F603"/>
  <w16cid:commentId w16cid:paraId="6208CB95" w16cid:durableId="23090166"/>
  <w16cid:commentId w16cid:paraId="49A498DA" w16cid:durableId="22F87ABB"/>
  <w16cid:commentId w16cid:paraId="54A0C42D" w16cid:durableId="23090159"/>
  <w16cid:commentId w16cid:paraId="0011ACD6" w16cid:durableId="22F87CC8"/>
  <w16cid:commentId w16cid:paraId="7F572E4F" w16cid:durableId="23090427"/>
  <w16cid:commentId w16cid:paraId="0F147565" w16cid:durableId="2309040D"/>
  <w16cid:commentId w16cid:paraId="6354D294" w16cid:durableId="22F87AEF"/>
  <w16cid:commentId w16cid:paraId="0112CADD" w16cid:durableId="23090438"/>
  <w16cid:commentId w16cid:paraId="49873F58" w16cid:durableId="22F87B15"/>
  <w16cid:commentId w16cid:paraId="269B0E91" w16cid:durableId="22F87D60"/>
  <w16cid:commentId w16cid:paraId="65A86DB7" w16cid:durableId="22F87D85"/>
  <w16cid:commentId w16cid:paraId="423E1833" w16cid:durableId="22F9F765"/>
  <w16cid:commentId w16cid:paraId="388535A4" w16cid:durableId="2308EDA5"/>
  <w16cid:commentId w16cid:paraId="6967AF2A" w16cid:durableId="2308EDA4"/>
  <w16cid:commentId w16cid:paraId="63ABFFF9" w16cid:durableId="2308EE4D"/>
  <w16cid:commentId w16cid:paraId="0FB5406B" w16cid:durableId="2308EFF5"/>
  <w16cid:commentId w16cid:paraId="0FCFACEB" w16cid:durableId="2308F0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8DA33" w14:textId="77777777" w:rsidR="00CE2A2B" w:rsidRDefault="00CE2A2B" w:rsidP="004F77D9">
      <w:pPr>
        <w:spacing w:after="0" w:line="240" w:lineRule="auto"/>
      </w:pPr>
      <w:r>
        <w:separator/>
      </w:r>
    </w:p>
  </w:endnote>
  <w:endnote w:type="continuationSeparator" w:id="0">
    <w:p w14:paraId="28784A0B" w14:textId="77777777" w:rsidR="00CE2A2B" w:rsidRDefault="00CE2A2B" w:rsidP="004F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8E580" w14:textId="77777777" w:rsidR="00CE2A2B" w:rsidRDefault="00CE2A2B" w:rsidP="00FE12B8">
    <w:pPr>
      <w:pStyle w:val="Footer"/>
      <w:jc w:val="center"/>
    </w:pPr>
    <w:r>
      <w:t>DRAFT DO NOT CITE OR DISTRIBUTE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B3A42" w14:textId="64242D43" w:rsidR="00CE2A2B" w:rsidRDefault="00CE2A2B" w:rsidP="00FE12B8">
    <w:pPr>
      <w:pStyle w:val="Footer"/>
      <w:jc w:val="center"/>
    </w:pPr>
    <w:r>
      <w:t>DRAFT DO NOT CITE OR DISTRIBUTE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E2803" w14:textId="77777777" w:rsidR="00CE2A2B" w:rsidRDefault="00CE2A2B" w:rsidP="004F77D9">
      <w:pPr>
        <w:spacing w:after="0" w:line="240" w:lineRule="auto"/>
      </w:pPr>
      <w:r>
        <w:separator/>
      </w:r>
    </w:p>
  </w:footnote>
  <w:footnote w:type="continuationSeparator" w:id="0">
    <w:p w14:paraId="12605EDC" w14:textId="77777777" w:rsidR="00CE2A2B" w:rsidRDefault="00CE2A2B" w:rsidP="004F77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5B732" w14:textId="77777777" w:rsidR="00CE2A2B" w:rsidRDefault="00CE2A2B" w:rsidP="00FE12B8">
    <w:pPr>
      <w:pStyle w:val="Header"/>
      <w:jc w:val="center"/>
    </w:pPr>
    <w:r>
      <w:t>DRAFT DO NOT CITE OR DISTRIBUTE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19CE7" w14:textId="42971DCD" w:rsidR="00CE2A2B" w:rsidRDefault="00CE2A2B" w:rsidP="00FE12B8">
    <w:pPr>
      <w:pStyle w:val="Header"/>
      <w:jc w:val="center"/>
    </w:pPr>
    <w:r>
      <w:t>DRAFT DO NOT CITE OR DISTRIBUTE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0BA04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A701622"/>
    <w:multiLevelType w:val="hybridMultilevel"/>
    <w:tmpl w:val="AB06A22A"/>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3A14"/>
    <w:multiLevelType w:val="hybridMultilevel"/>
    <w:tmpl w:val="1A36E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B0934"/>
    <w:multiLevelType w:val="hybridMultilevel"/>
    <w:tmpl w:val="73A2A582"/>
    <w:lvl w:ilvl="0" w:tplc="08367E04">
      <w:start w:val="1"/>
      <w:numFmt w:val="decimal"/>
      <w:lvlText w:val="%1."/>
      <w:lvlJc w:val="left"/>
      <w:pPr>
        <w:ind w:left="720" w:hanging="360"/>
      </w:pPr>
    </w:lvl>
    <w:lvl w:ilvl="1" w:tplc="BE542F70">
      <w:start w:val="1"/>
      <w:numFmt w:val="lowerLetter"/>
      <w:lvlText w:val="%2."/>
      <w:lvlJc w:val="left"/>
      <w:pPr>
        <w:ind w:left="1440" w:hanging="360"/>
      </w:pPr>
    </w:lvl>
    <w:lvl w:ilvl="2" w:tplc="3C62E9A6">
      <w:start w:val="1"/>
      <w:numFmt w:val="lowerRoman"/>
      <w:lvlText w:val="%3."/>
      <w:lvlJc w:val="right"/>
      <w:pPr>
        <w:ind w:left="2160" w:hanging="180"/>
      </w:pPr>
    </w:lvl>
    <w:lvl w:ilvl="3" w:tplc="066CB5B0">
      <w:start w:val="1"/>
      <w:numFmt w:val="decimal"/>
      <w:lvlText w:val="%4."/>
      <w:lvlJc w:val="left"/>
      <w:pPr>
        <w:ind w:left="2880" w:hanging="360"/>
      </w:pPr>
    </w:lvl>
    <w:lvl w:ilvl="4" w:tplc="BD527E16">
      <w:start w:val="1"/>
      <w:numFmt w:val="lowerLetter"/>
      <w:lvlText w:val="%5."/>
      <w:lvlJc w:val="left"/>
      <w:pPr>
        <w:ind w:left="3600" w:hanging="360"/>
      </w:pPr>
    </w:lvl>
    <w:lvl w:ilvl="5" w:tplc="7C4CE5BA">
      <w:start w:val="1"/>
      <w:numFmt w:val="lowerRoman"/>
      <w:lvlText w:val="%6."/>
      <w:lvlJc w:val="right"/>
      <w:pPr>
        <w:ind w:left="4320" w:hanging="180"/>
      </w:pPr>
    </w:lvl>
    <w:lvl w:ilvl="6" w:tplc="BF44275A">
      <w:start w:val="1"/>
      <w:numFmt w:val="decimal"/>
      <w:lvlText w:val="%7."/>
      <w:lvlJc w:val="left"/>
      <w:pPr>
        <w:ind w:left="5040" w:hanging="360"/>
      </w:pPr>
    </w:lvl>
    <w:lvl w:ilvl="7" w:tplc="F46C9256">
      <w:start w:val="1"/>
      <w:numFmt w:val="lowerLetter"/>
      <w:lvlText w:val="%8."/>
      <w:lvlJc w:val="left"/>
      <w:pPr>
        <w:ind w:left="5760" w:hanging="360"/>
      </w:pPr>
    </w:lvl>
    <w:lvl w:ilvl="8" w:tplc="908CAF30">
      <w:start w:val="1"/>
      <w:numFmt w:val="lowerRoman"/>
      <w:lvlText w:val="%9."/>
      <w:lvlJc w:val="right"/>
      <w:pPr>
        <w:ind w:left="6480" w:hanging="180"/>
      </w:pPr>
    </w:lvl>
  </w:abstractNum>
  <w:abstractNum w:abstractNumId="4" w15:restartNumberingAfterBreak="0">
    <w:nsid w:val="183A298E"/>
    <w:multiLevelType w:val="hybridMultilevel"/>
    <w:tmpl w:val="C504BBE6"/>
    <w:lvl w:ilvl="0" w:tplc="FCA8420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F3ED5"/>
    <w:multiLevelType w:val="hybridMultilevel"/>
    <w:tmpl w:val="5A62E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76E18"/>
    <w:multiLevelType w:val="hybridMultilevel"/>
    <w:tmpl w:val="D1589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C14A4"/>
    <w:multiLevelType w:val="hybridMultilevel"/>
    <w:tmpl w:val="16A6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A3293"/>
    <w:multiLevelType w:val="hybridMultilevel"/>
    <w:tmpl w:val="F0347FCC"/>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A263D"/>
    <w:multiLevelType w:val="hybridMultilevel"/>
    <w:tmpl w:val="608E7B2C"/>
    <w:lvl w:ilvl="0" w:tplc="D85619CE">
      <w:start w:val="1"/>
      <w:numFmt w:val="bullet"/>
      <w:lvlText w:val=""/>
      <w:lvlJc w:val="left"/>
      <w:pPr>
        <w:ind w:left="720" w:hanging="360"/>
      </w:pPr>
      <w:rPr>
        <w:rFonts w:ascii="Symbol" w:hAnsi="Symbol" w:hint="default"/>
      </w:rPr>
    </w:lvl>
    <w:lvl w:ilvl="1" w:tplc="36D011EC">
      <w:start w:val="1"/>
      <w:numFmt w:val="bullet"/>
      <w:lvlText w:val="o"/>
      <w:lvlJc w:val="left"/>
      <w:pPr>
        <w:ind w:left="1440" w:hanging="360"/>
      </w:pPr>
      <w:rPr>
        <w:rFonts w:ascii="Courier New" w:hAnsi="Courier New" w:hint="default"/>
      </w:rPr>
    </w:lvl>
    <w:lvl w:ilvl="2" w:tplc="FB464420">
      <w:start w:val="1"/>
      <w:numFmt w:val="bullet"/>
      <w:lvlText w:val=""/>
      <w:lvlJc w:val="left"/>
      <w:pPr>
        <w:ind w:left="2160" w:hanging="360"/>
      </w:pPr>
      <w:rPr>
        <w:rFonts w:ascii="Wingdings" w:hAnsi="Wingdings" w:hint="default"/>
      </w:rPr>
    </w:lvl>
    <w:lvl w:ilvl="3" w:tplc="ED242F84">
      <w:start w:val="1"/>
      <w:numFmt w:val="bullet"/>
      <w:lvlText w:val=""/>
      <w:lvlJc w:val="left"/>
      <w:pPr>
        <w:ind w:left="2880" w:hanging="360"/>
      </w:pPr>
      <w:rPr>
        <w:rFonts w:ascii="Symbol" w:hAnsi="Symbol" w:hint="default"/>
      </w:rPr>
    </w:lvl>
    <w:lvl w:ilvl="4" w:tplc="5288AC7C">
      <w:start w:val="1"/>
      <w:numFmt w:val="bullet"/>
      <w:lvlText w:val="o"/>
      <w:lvlJc w:val="left"/>
      <w:pPr>
        <w:ind w:left="3600" w:hanging="360"/>
      </w:pPr>
      <w:rPr>
        <w:rFonts w:ascii="Courier New" w:hAnsi="Courier New" w:hint="default"/>
      </w:rPr>
    </w:lvl>
    <w:lvl w:ilvl="5" w:tplc="AF6EB946">
      <w:start w:val="1"/>
      <w:numFmt w:val="bullet"/>
      <w:lvlText w:val=""/>
      <w:lvlJc w:val="left"/>
      <w:pPr>
        <w:ind w:left="4320" w:hanging="360"/>
      </w:pPr>
      <w:rPr>
        <w:rFonts w:ascii="Wingdings" w:hAnsi="Wingdings" w:hint="default"/>
      </w:rPr>
    </w:lvl>
    <w:lvl w:ilvl="6" w:tplc="41C222FA">
      <w:start w:val="1"/>
      <w:numFmt w:val="bullet"/>
      <w:lvlText w:val=""/>
      <w:lvlJc w:val="left"/>
      <w:pPr>
        <w:ind w:left="5040" w:hanging="360"/>
      </w:pPr>
      <w:rPr>
        <w:rFonts w:ascii="Symbol" w:hAnsi="Symbol" w:hint="default"/>
      </w:rPr>
    </w:lvl>
    <w:lvl w:ilvl="7" w:tplc="11986F68">
      <w:start w:val="1"/>
      <w:numFmt w:val="bullet"/>
      <w:lvlText w:val="o"/>
      <w:lvlJc w:val="left"/>
      <w:pPr>
        <w:ind w:left="5760" w:hanging="360"/>
      </w:pPr>
      <w:rPr>
        <w:rFonts w:ascii="Courier New" w:hAnsi="Courier New" w:hint="default"/>
      </w:rPr>
    </w:lvl>
    <w:lvl w:ilvl="8" w:tplc="4CD85530">
      <w:start w:val="1"/>
      <w:numFmt w:val="bullet"/>
      <w:lvlText w:val=""/>
      <w:lvlJc w:val="left"/>
      <w:pPr>
        <w:ind w:left="6480" w:hanging="360"/>
      </w:pPr>
      <w:rPr>
        <w:rFonts w:ascii="Wingdings" w:hAnsi="Wingdings" w:hint="default"/>
      </w:rPr>
    </w:lvl>
  </w:abstractNum>
  <w:abstractNum w:abstractNumId="10" w15:restartNumberingAfterBreak="0">
    <w:nsid w:val="47B82C48"/>
    <w:multiLevelType w:val="hybridMultilevel"/>
    <w:tmpl w:val="EFF8AF70"/>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51B69"/>
    <w:multiLevelType w:val="hybridMultilevel"/>
    <w:tmpl w:val="CC68571A"/>
    <w:lvl w:ilvl="0" w:tplc="FCA8420A">
      <w:start w:val="1"/>
      <w:numFmt w:val="bullet"/>
      <w:lvlText w:val="•"/>
      <w:lvlJc w:val="left"/>
      <w:pPr>
        <w:tabs>
          <w:tab w:val="num" w:pos="720"/>
        </w:tabs>
        <w:ind w:left="720" w:hanging="360"/>
      </w:pPr>
      <w:rPr>
        <w:rFonts w:ascii="Arial" w:hAnsi="Arial" w:hint="default"/>
      </w:rPr>
    </w:lvl>
    <w:lvl w:ilvl="1" w:tplc="C7022A0A">
      <w:start w:val="1"/>
      <w:numFmt w:val="bullet"/>
      <w:lvlText w:val="•"/>
      <w:lvlJc w:val="left"/>
      <w:pPr>
        <w:tabs>
          <w:tab w:val="num" w:pos="1440"/>
        </w:tabs>
        <w:ind w:left="1440" w:hanging="360"/>
      </w:pPr>
      <w:rPr>
        <w:rFonts w:ascii="Arial" w:hAnsi="Arial" w:hint="default"/>
      </w:rPr>
    </w:lvl>
    <w:lvl w:ilvl="2" w:tplc="0EA2A9F6" w:tentative="1">
      <w:start w:val="1"/>
      <w:numFmt w:val="bullet"/>
      <w:lvlText w:val="•"/>
      <w:lvlJc w:val="left"/>
      <w:pPr>
        <w:tabs>
          <w:tab w:val="num" w:pos="2160"/>
        </w:tabs>
        <w:ind w:left="2160" w:hanging="360"/>
      </w:pPr>
      <w:rPr>
        <w:rFonts w:ascii="Arial" w:hAnsi="Arial" w:hint="default"/>
      </w:rPr>
    </w:lvl>
    <w:lvl w:ilvl="3" w:tplc="E7EE1278" w:tentative="1">
      <w:start w:val="1"/>
      <w:numFmt w:val="bullet"/>
      <w:lvlText w:val="•"/>
      <w:lvlJc w:val="left"/>
      <w:pPr>
        <w:tabs>
          <w:tab w:val="num" w:pos="2880"/>
        </w:tabs>
        <w:ind w:left="2880" w:hanging="360"/>
      </w:pPr>
      <w:rPr>
        <w:rFonts w:ascii="Arial" w:hAnsi="Arial" w:hint="default"/>
      </w:rPr>
    </w:lvl>
    <w:lvl w:ilvl="4" w:tplc="CE4CF108" w:tentative="1">
      <w:start w:val="1"/>
      <w:numFmt w:val="bullet"/>
      <w:lvlText w:val="•"/>
      <w:lvlJc w:val="left"/>
      <w:pPr>
        <w:tabs>
          <w:tab w:val="num" w:pos="3600"/>
        </w:tabs>
        <w:ind w:left="3600" w:hanging="360"/>
      </w:pPr>
      <w:rPr>
        <w:rFonts w:ascii="Arial" w:hAnsi="Arial" w:hint="default"/>
      </w:rPr>
    </w:lvl>
    <w:lvl w:ilvl="5" w:tplc="849AA7E2" w:tentative="1">
      <w:start w:val="1"/>
      <w:numFmt w:val="bullet"/>
      <w:lvlText w:val="•"/>
      <w:lvlJc w:val="left"/>
      <w:pPr>
        <w:tabs>
          <w:tab w:val="num" w:pos="4320"/>
        </w:tabs>
        <w:ind w:left="4320" w:hanging="360"/>
      </w:pPr>
      <w:rPr>
        <w:rFonts w:ascii="Arial" w:hAnsi="Arial" w:hint="default"/>
      </w:rPr>
    </w:lvl>
    <w:lvl w:ilvl="6" w:tplc="01A091D6" w:tentative="1">
      <w:start w:val="1"/>
      <w:numFmt w:val="bullet"/>
      <w:lvlText w:val="•"/>
      <w:lvlJc w:val="left"/>
      <w:pPr>
        <w:tabs>
          <w:tab w:val="num" w:pos="5040"/>
        </w:tabs>
        <w:ind w:left="5040" w:hanging="360"/>
      </w:pPr>
      <w:rPr>
        <w:rFonts w:ascii="Arial" w:hAnsi="Arial" w:hint="default"/>
      </w:rPr>
    </w:lvl>
    <w:lvl w:ilvl="7" w:tplc="2C3A1EFC" w:tentative="1">
      <w:start w:val="1"/>
      <w:numFmt w:val="bullet"/>
      <w:lvlText w:val="•"/>
      <w:lvlJc w:val="left"/>
      <w:pPr>
        <w:tabs>
          <w:tab w:val="num" w:pos="5760"/>
        </w:tabs>
        <w:ind w:left="5760" w:hanging="360"/>
      </w:pPr>
      <w:rPr>
        <w:rFonts w:ascii="Arial" w:hAnsi="Arial" w:hint="default"/>
      </w:rPr>
    </w:lvl>
    <w:lvl w:ilvl="8" w:tplc="348423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AD4FCC"/>
    <w:multiLevelType w:val="hybridMultilevel"/>
    <w:tmpl w:val="368E5CEC"/>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43F45"/>
    <w:multiLevelType w:val="hybridMultilevel"/>
    <w:tmpl w:val="E9B6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6A06CE"/>
    <w:multiLevelType w:val="hybridMultilevel"/>
    <w:tmpl w:val="5E84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A31562"/>
    <w:multiLevelType w:val="hybridMultilevel"/>
    <w:tmpl w:val="2962FB0C"/>
    <w:lvl w:ilvl="0" w:tplc="9CC4756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5DCA"/>
    <w:multiLevelType w:val="multilevel"/>
    <w:tmpl w:val="358A66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7" w15:restartNumberingAfterBreak="0">
    <w:nsid w:val="72877CED"/>
    <w:multiLevelType w:val="hybridMultilevel"/>
    <w:tmpl w:val="A8FC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7313DC"/>
    <w:multiLevelType w:val="hybridMultilevel"/>
    <w:tmpl w:val="162CF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A04D4"/>
    <w:multiLevelType w:val="hybridMultilevel"/>
    <w:tmpl w:val="CBF03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11"/>
  </w:num>
  <w:num w:numId="5">
    <w:abstractNumId w:val="18"/>
  </w:num>
  <w:num w:numId="6">
    <w:abstractNumId w:val="5"/>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6"/>
  </w:num>
  <w:num w:numId="11">
    <w:abstractNumId w:val="1"/>
  </w:num>
  <w:num w:numId="12">
    <w:abstractNumId w:val="8"/>
  </w:num>
  <w:num w:numId="13">
    <w:abstractNumId w:val="12"/>
  </w:num>
  <w:num w:numId="14">
    <w:abstractNumId w:val="15"/>
  </w:num>
  <w:num w:numId="15">
    <w:abstractNumId w:val="10"/>
  </w:num>
  <w:num w:numId="16">
    <w:abstractNumId w:val="7"/>
  </w:num>
  <w:num w:numId="17">
    <w:abstractNumId w:val="2"/>
  </w:num>
  <w:num w:numId="18">
    <w:abstractNumId w:val="17"/>
  </w:num>
  <w:num w:numId="19">
    <w:abstractNumId w:val="14"/>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nes, Rebecca">
    <w15:presenceInfo w15:providerId="AD" w15:userId="S::rhanes@nrel.gov::97a91b89-e801-480c-90db-1ab1ccf2c91e"/>
  </w15:person>
  <w15:person w15:author="Bush, Brian">
    <w15:presenceInfo w15:providerId="AD" w15:userId="S::bbush@nrel.gov::f001c593-dda4-41c7-ac41-1981f39ef5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93C"/>
    <w:rsid w:val="00084BD5"/>
    <w:rsid w:val="000B4161"/>
    <w:rsid w:val="000B490C"/>
    <w:rsid w:val="000C5AEE"/>
    <w:rsid w:val="000E509B"/>
    <w:rsid w:val="000F103B"/>
    <w:rsid w:val="000F19D2"/>
    <w:rsid w:val="00111A3E"/>
    <w:rsid w:val="0012205D"/>
    <w:rsid w:val="00123BD9"/>
    <w:rsid w:val="001271B8"/>
    <w:rsid w:val="00194569"/>
    <w:rsid w:val="001A10CC"/>
    <w:rsid w:val="002002DC"/>
    <w:rsid w:val="00254016"/>
    <w:rsid w:val="00263E6D"/>
    <w:rsid w:val="00286BC6"/>
    <w:rsid w:val="00293D9D"/>
    <w:rsid w:val="002A34AF"/>
    <w:rsid w:val="002A60B7"/>
    <w:rsid w:val="002F0D5D"/>
    <w:rsid w:val="003252D6"/>
    <w:rsid w:val="003446B4"/>
    <w:rsid w:val="00345F78"/>
    <w:rsid w:val="00351B10"/>
    <w:rsid w:val="003542D5"/>
    <w:rsid w:val="003603C5"/>
    <w:rsid w:val="00383F93"/>
    <w:rsid w:val="00386E1A"/>
    <w:rsid w:val="003B6873"/>
    <w:rsid w:val="003C5BA1"/>
    <w:rsid w:val="003F1C97"/>
    <w:rsid w:val="003F2CB1"/>
    <w:rsid w:val="003F40B8"/>
    <w:rsid w:val="004108A6"/>
    <w:rsid w:val="004405FC"/>
    <w:rsid w:val="004434A6"/>
    <w:rsid w:val="00454509"/>
    <w:rsid w:val="00467EDA"/>
    <w:rsid w:val="0047632D"/>
    <w:rsid w:val="00483420"/>
    <w:rsid w:val="004916BB"/>
    <w:rsid w:val="004A4C7C"/>
    <w:rsid w:val="004B3773"/>
    <w:rsid w:val="004E2685"/>
    <w:rsid w:val="004F1EBD"/>
    <w:rsid w:val="004F77D9"/>
    <w:rsid w:val="00504386"/>
    <w:rsid w:val="005121B4"/>
    <w:rsid w:val="00540DEF"/>
    <w:rsid w:val="0057492D"/>
    <w:rsid w:val="005A1B4B"/>
    <w:rsid w:val="005A2A9D"/>
    <w:rsid w:val="00602BFC"/>
    <w:rsid w:val="00604922"/>
    <w:rsid w:val="00605394"/>
    <w:rsid w:val="00623234"/>
    <w:rsid w:val="00624750"/>
    <w:rsid w:val="0064366B"/>
    <w:rsid w:val="006602CC"/>
    <w:rsid w:val="00684B33"/>
    <w:rsid w:val="006903C9"/>
    <w:rsid w:val="006A5DE7"/>
    <w:rsid w:val="006B50AB"/>
    <w:rsid w:val="007051DF"/>
    <w:rsid w:val="007079E0"/>
    <w:rsid w:val="007167F1"/>
    <w:rsid w:val="00732BC2"/>
    <w:rsid w:val="007367E5"/>
    <w:rsid w:val="00740CD5"/>
    <w:rsid w:val="00744B9B"/>
    <w:rsid w:val="00751E50"/>
    <w:rsid w:val="0079710B"/>
    <w:rsid w:val="007A2861"/>
    <w:rsid w:val="007B4C3B"/>
    <w:rsid w:val="007C3C85"/>
    <w:rsid w:val="007E58FA"/>
    <w:rsid w:val="00811606"/>
    <w:rsid w:val="00816D18"/>
    <w:rsid w:val="008359BE"/>
    <w:rsid w:val="0085739D"/>
    <w:rsid w:val="0089044B"/>
    <w:rsid w:val="008A194A"/>
    <w:rsid w:val="008D46BF"/>
    <w:rsid w:val="00935F09"/>
    <w:rsid w:val="00936F31"/>
    <w:rsid w:val="00975339"/>
    <w:rsid w:val="009A7EF7"/>
    <w:rsid w:val="009D2EB8"/>
    <w:rsid w:val="009D550D"/>
    <w:rsid w:val="009E4F8A"/>
    <w:rsid w:val="009F1344"/>
    <w:rsid w:val="00A138FC"/>
    <w:rsid w:val="00A17B1F"/>
    <w:rsid w:val="00A37A9E"/>
    <w:rsid w:val="00A6080A"/>
    <w:rsid w:val="00A83FE4"/>
    <w:rsid w:val="00AA0520"/>
    <w:rsid w:val="00AB5926"/>
    <w:rsid w:val="00AC1A8B"/>
    <w:rsid w:val="00AE368C"/>
    <w:rsid w:val="00B07C06"/>
    <w:rsid w:val="00B234E3"/>
    <w:rsid w:val="00B33646"/>
    <w:rsid w:val="00B55824"/>
    <w:rsid w:val="00B77E95"/>
    <w:rsid w:val="00B828F2"/>
    <w:rsid w:val="00B85C8D"/>
    <w:rsid w:val="00B873BE"/>
    <w:rsid w:val="00BA59AA"/>
    <w:rsid w:val="00C046C1"/>
    <w:rsid w:val="00C11DFF"/>
    <w:rsid w:val="00C12F65"/>
    <w:rsid w:val="00C13E96"/>
    <w:rsid w:val="00C70391"/>
    <w:rsid w:val="00CE1620"/>
    <w:rsid w:val="00CE2A2B"/>
    <w:rsid w:val="00CE4BF2"/>
    <w:rsid w:val="00CE5101"/>
    <w:rsid w:val="00D27EBF"/>
    <w:rsid w:val="00D317A6"/>
    <w:rsid w:val="00D43C2C"/>
    <w:rsid w:val="00D66829"/>
    <w:rsid w:val="00D871B9"/>
    <w:rsid w:val="00D913AA"/>
    <w:rsid w:val="00DA7896"/>
    <w:rsid w:val="00DB557C"/>
    <w:rsid w:val="00DC2EB8"/>
    <w:rsid w:val="00DC5CD5"/>
    <w:rsid w:val="00DD6642"/>
    <w:rsid w:val="00DD693C"/>
    <w:rsid w:val="00DD7D6E"/>
    <w:rsid w:val="00DF46C7"/>
    <w:rsid w:val="00E0498E"/>
    <w:rsid w:val="00E24412"/>
    <w:rsid w:val="00E24EED"/>
    <w:rsid w:val="00E31F13"/>
    <w:rsid w:val="00E446C1"/>
    <w:rsid w:val="00E50842"/>
    <w:rsid w:val="00E7314C"/>
    <w:rsid w:val="00E748C1"/>
    <w:rsid w:val="00E90191"/>
    <w:rsid w:val="00EA5150"/>
    <w:rsid w:val="00EE2C5F"/>
    <w:rsid w:val="00EE47E9"/>
    <w:rsid w:val="00EF09DF"/>
    <w:rsid w:val="00F178C3"/>
    <w:rsid w:val="00F5294C"/>
    <w:rsid w:val="00F61292"/>
    <w:rsid w:val="00F61BDD"/>
    <w:rsid w:val="00F645EA"/>
    <w:rsid w:val="00F92AFD"/>
    <w:rsid w:val="00F95057"/>
    <w:rsid w:val="00FA0F16"/>
    <w:rsid w:val="00FA53D1"/>
    <w:rsid w:val="00FC11F0"/>
    <w:rsid w:val="00FC325A"/>
    <w:rsid w:val="00FE12B8"/>
    <w:rsid w:val="00FF5BA8"/>
    <w:rsid w:val="210098F5"/>
    <w:rsid w:val="289C3F61"/>
    <w:rsid w:val="2ED522DF"/>
    <w:rsid w:val="623C2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6202389"/>
  <w15:chartTrackingRefBased/>
  <w15:docId w15:val="{8E827E4F-6762-4C9F-8CA7-CD3735644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32D"/>
    <w:rPr>
      <w:rFonts w:ascii="Times New Roman" w:hAnsi="Times New Roman"/>
      <w:sz w:val="24"/>
    </w:rPr>
  </w:style>
  <w:style w:type="paragraph" w:styleId="Heading1">
    <w:name w:val="heading 1"/>
    <w:basedOn w:val="Normal"/>
    <w:next w:val="Normal"/>
    <w:link w:val="Heading1Char"/>
    <w:uiPriority w:val="9"/>
    <w:qFormat/>
    <w:rsid w:val="00DD693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69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D2EB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7632D"/>
    <w:pPr>
      <w:spacing w:line="240" w:lineRule="auto"/>
    </w:pPr>
    <w:rPr>
      <w:bCs/>
      <w:sz w:val="20"/>
      <w:szCs w:val="18"/>
    </w:rPr>
  </w:style>
  <w:style w:type="paragraph" w:styleId="Title">
    <w:name w:val="Title"/>
    <w:basedOn w:val="Normal"/>
    <w:next w:val="Normal"/>
    <w:link w:val="TitleChar"/>
    <w:uiPriority w:val="10"/>
    <w:qFormat/>
    <w:rsid w:val="00DD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9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93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693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link w:val="ListParagraphChar"/>
    <w:uiPriority w:val="34"/>
    <w:qFormat/>
    <w:rsid w:val="004F77D9"/>
    <w:pPr>
      <w:spacing w:after="0" w:line="240" w:lineRule="auto"/>
      <w:ind w:left="720"/>
      <w:contextualSpacing/>
    </w:pPr>
    <w:rPr>
      <w:rFonts w:eastAsia="Times New Roman" w:cs="Times New Roman"/>
      <w:szCs w:val="24"/>
    </w:rPr>
  </w:style>
  <w:style w:type="character" w:customStyle="1" w:styleId="ListParagraphChar">
    <w:name w:val="List Paragraph Char"/>
    <w:basedOn w:val="DefaultParagraphFont"/>
    <w:link w:val="ListParagraph"/>
    <w:uiPriority w:val="34"/>
    <w:locked/>
    <w:rsid w:val="004F77D9"/>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4F77D9"/>
    <w:pPr>
      <w:widowControl w:val="0"/>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4F77D9"/>
    <w:rPr>
      <w:sz w:val="20"/>
      <w:szCs w:val="20"/>
    </w:rPr>
  </w:style>
  <w:style w:type="character" w:styleId="FootnoteReference">
    <w:name w:val="footnote reference"/>
    <w:basedOn w:val="DefaultParagraphFont"/>
    <w:uiPriority w:val="99"/>
    <w:semiHidden/>
    <w:unhideWhenUsed/>
    <w:rsid w:val="004F77D9"/>
    <w:rPr>
      <w:vertAlign w:val="superscript"/>
    </w:rPr>
  </w:style>
  <w:style w:type="character" w:styleId="Hyperlink">
    <w:name w:val="Hyperlink"/>
    <w:basedOn w:val="DefaultParagraphFont"/>
    <w:uiPriority w:val="99"/>
    <w:unhideWhenUsed/>
    <w:rsid w:val="004F77D9"/>
    <w:rPr>
      <w:color w:val="0000FF" w:themeColor="hyperlink"/>
      <w:u w:val="single"/>
    </w:rPr>
  </w:style>
  <w:style w:type="character" w:styleId="FollowedHyperlink">
    <w:name w:val="FollowedHyperlink"/>
    <w:basedOn w:val="DefaultParagraphFont"/>
    <w:uiPriority w:val="99"/>
    <w:semiHidden/>
    <w:unhideWhenUsed/>
    <w:rsid w:val="004F77D9"/>
    <w:rPr>
      <w:color w:val="800080" w:themeColor="followedHyperlink"/>
      <w:u w:val="single"/>
    </w:rPr>
  </w:style>
  <w:style w:type="paragraph" w:styleId="Bibliography">
    <w:name w:val="Bibliography"/>
    <w:basedOn w:val="Normal"/>
    <w:next w:val="Normal"/>
    <w:uiPriority w:val="37"/>
    <w:unhideWhenUsed/>
    <w:rsid w:val="00D913AA"/>
    <w:pPr>
      <w:tabs>
        <w:tab w:val="left" w:pos="384"/>
      </w:tabs>
      <w:spacing w:after="240" w:line="240" w:lineRule="auto"/>
      <w:ind w:left="384" w:hanging="384"/>
    </w:pPr>
  </w:style>
  <w:style w:type="paragraph" w:styleId="NoSpacing">
    <w:name w:val="No Spacing"/>
    <w:uiPriority w:val="1"/>
    <w:qFormat/>
    <w:rsid w:val="00A83FE4"/>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A138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8FC"/>
    <w:rPr>
      <w:rFonts w:ascii="Segoe UI" w:hAnsi="Segoe UI" w:cs="Segoe UI"/>
      <w:sz w:val="18"/>
      <w:szCs w:val="18"/>
    </w:rPr>
  </w:style>
  <w:style w:type="character" w:styleId="CommentReference">
    <w:name w:val="annotation reference"/>
    <w:basedOn w:val="DefaultParagraphFont"/>
    <w:uiPriority w:val="99"/>
    <w:semiHidden/>
    <w:unhideWhenUsed/>
    <w:rsid w:val="00A138FC"/>
    <w:rPr>
      <w:sz w:val="16"/>
      <w:szCs w:val="16"/>
    </w:rPr>
  </w:style>
  <w:style w:type="paragraph" w:styleId="CommentText">
    <w:name w:val="annotation text"/>
    <w:basedOn w:val="Normal"/>
    <w:link w:val="CommentTextChar"/>
    <w:uiPriority w:val="99"/>
    <w:semiHidden/>
    <w:unhideWhenUsed/>
    <w:rsid w:val="00A138F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A138FC"/>
    <w:rPr>
      <w:sz w:val="20"/>
      <w:szCs w:val="20"/>
    </w:rPr>
  </w:style>
  <w:style w:type="character" w:customStyle="1" w:styleId="Heading3Char">
    <w:name w:val="Heading 3 Char"/>
    <w:basedOn w:val="DefaultParagraphFont"/>
    <w:link w:val="Heading3"/>
    <w:uiPriority w:val="9"/>
    <w:rsid w:val="009D2EB8"/>
    <w:rPr>
      <w:rFonts w:asciiTheme="majorHAnsi" w:eastAsiaTheme="majorEastAsia" w:hAnsiTheme="majorHAnsi" w:cstheme="majorBidi"/>
      <w:color w:val="243F60" w:themeColor="accent1" w:themeShade="7F"/>
      <w:sz w:val="24"/>
      <w:szCs w:val="24"/>
    </w:rPr>
  </w:style>
  <w:style w:type="paragraph" w:customStyle="1" w:styleId="Compact">
    <w:name w:val="Compact"/>
    <w:basedOn w:val="BodyText"/>
    <w:qFormat/>
    <w:rsid w:val="009D2EB8"/>
    <w:pPr>
      <w:spacing w:before="36" w:after="36" w:line="240" w:lineRule="auto"/>
    </w:pPr>
    <w:rPr>
      <w:rFonts w:asciiTheme="minorHAnsi" w:hAnsiTheme="minorHAnsi"/>
      <w:szCs w:val="24"/>
    </w:rPr>
  </w:style>
  <w:style w:type="table" w:customStyle="1" w:styleId="Table">
    <w:name w:val="Table"/>
    <w:semiHidden/>
    <w:unhideWhenUsed/>
    <w:qFormat/>
    <w:rsid w:val="009D2EB8"/>
    <w:pPr>
      <w:spacing w:line="240" w:lineRule="auto"/>
    </w:pPr>
    <w:rPr>
      <w:sz w:val="24"/>
      <w:szCs w:val="24"/>
    </w:rPr>
    <w:tblPr>
      <w:tblInd w:w="0" w:type="dxa"/>
      <w:tblCellMar>
        <w:top w:w="0" w:type="dxa"/>
        <w:left w:w="108" w:type="dxa"/>
        <w:bottom w:w="0" w:type="dxa"/>
        <w:right w:w="108" w:type="dxa"/>
      </w:tblCellMar>
    </w:tblPr>
  </w:style>
  <w:style w:type="paragraph" w:customStyle="1" w:styleId="TableCaption">
    <w:name w:val="Table Caption"/>
    <w:basedOn w:val="Caption"/>
    <w:rsid w:val="009D2EB8"/>
    <w:pPr>
      <w:keepNext/>
      <w:spacing w:after="120"/>
    </w:pPr>
    <w:rPr>
      <w:rFonts w:asciiTheme="minorHAnsi" w:hAnsiTheme="minorHAnsi"/>
      <w:bCs w:val="0"/>
      <w:i/>
      <w:sz w:val="24"/>
      <w:szCs w:val="24"/>
    </w:rPr>
  </w:style>
  <w:style w:type="paragraph" w:styleId="BodyText">
    <w:name w:val="Body Text"/>
    <w:basedOn w:val="Normal"/>
    <w:link w:val="BodyTextChar"/>
    <w:uiPriority w:val="99"/>
    <w:semiHidden/>
    <w:unhideWhenUsed/>
    <w:rsid w:val="009D2EB8"/>
    <w:pPr>
      <w:spacing w:after="120"/>
    </w:pPr>
  </w:style>
  <w:style w:type="character" w:customStyle="1" w:styleId="BodyTextChar">
    <w:name w:val="Body Text Char"/>
    <w:basedOn w:val="DefaultParagraphFont"/>
    <w:link w:val="BodyText"/>
    <w:uiPriority w:val="99"/>
    <w:semiHidden/>
    <w:rsid w:val="009D2EB8"/>
    <w:rPr>
      <w:rFonts w:ascii="Times New Roman" w:hAnsi="Times New Roman"/>
      <w:sz w:val="24"/>
    </w:rPr>
  </w:style>
  <w:style w:type="character" w:customStyle="1" w:styleId="VerbatimChar">
    <w:name w:val="Verbatim Char"/>
    <w:basedOn w:val="DefaultParagraphFont"/>
    <w:link w:val="SourceCode"/>
    <w:rsid w:val="009D2EB8"/>
    <w:rPr>
      <w:rFonts w:ascii="Consolas" w:hAnsi="Consolas"/>
    </w:rPr>
  </w:style>
  <w:style w:type="paragraph" w:customStyle="1" w:styleId="SourceCode">
    <w:name w:val="Source Code"/>
    <w:basedOn w:val="Normal"/>
    <w:link w:val="VerbatimChar"/>
    <w:rsid w:val="009D2EB8"/>
    <w:pPr>
      <w:wordWrap w:val="0"/>
      <w:spacing w:line="240" w:lineRule="auto"/>
    </w:pPr>
    <w:rPr>
      <w:rFonts w:ascii="Consolas" w:hAnsi="Consolas"/>
      <w:sz w:val="22"/>
    </w:rPr>
  </w:style>
  <w:style w:type="paragraph" w:styleId="Header">
    <w:name w:val="header"/>
    <w:basedOn w:val="Normal"/>
    <w:link w:val="HeaderChar"/>
    <w:uiPriority w:val="99"/>
    <w:unhideWhenUsed/>
    <w:rsid w:val="00FE1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2B8"/>
    <w:rPr>
      <w:rFonts w:ascii="Times New Roman" w:hAnsi="Times New Roman"/>
      <w:sz w:val="24"/>
    </w:rPr>
  </w:style>
  <w:style w:type="paragraph" w:styleId="Footer">
    <w:name w:val="footer"/>
    <w:basedOn w:val="Normal"/>
    <w:link w:val="FooterChar"/>
    <w:uiPriority w:val="99"/>
    <w:unhideWhenUsed/>
    <w:rsid w:val="00FE1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2B8"/>
    <w:rPr>
      <w:rFonts w:ascii="Times New Roman" w:hAnsi="Times New Roman"/>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C11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3603C5"/>
    <w:pPr>
      <w:spacing w:after="200"/>
    </w:pPr>
    <w:rPr>
      <w:rFonts w:ascii="Times New Roman" w:hAnsi="Times New Roman"/>
      <w:b/>
      <w:bCs/>
    </w:rPr>
  </w:style>
  <w:style w:type="character" w:customStyle="1" w:styleId="CommentSubjectChar">
    <w:name w:val="Comment Subject Char"/>
    <w:basedOn w:val="CommentTextChar"/>
    <w:link w:val="CommentSubject"/>
    <w:uiPriority w:val="99"/>
    <w:semiHidden/>
    <w:rsid w:val="003603C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55082">
      <w:bodyDiv w:val="1"/>
      <w:marLeft w:val="0"/>
      <w:marRight w:val="0"/>
      <w:marTop w:val="0"/>
      <w:marBottom w:val="0"/>
      <w:divBdr>
        <w:top w:val="none" w:sz="0" w:space="0" w:color="auto"/>
        <w:left w:val="none" w:sz="0" w:space="0" w:color="auto"/>
        <w:bottom w:val="none" w:sz="0" w:space="0" w:color="auto"/>
        <w:right w:val="none" w:sz="0" w:space="0" w:color="auto"/>
      </w:divBdr>
    </w:div>
    <w:div w:id="266041320">
      <w:bodyDiv w:val="1"/>
      <w:marLeft w:val="0"/>
      <w:marRight w:val="0"/>
      <w:marTop w:val="0"/>
      <w:marBottom w:val="0"/>
      <w:divBdr>
        <w:top w:val="none" w:sz="0" w:space="0" w:color="auto"/>
        <w:left w:val="none" w:sz="0" w:space="0" w:color="auto"/>
        <w:bottom w:val="none" w:sz="0" w:space="0" w:color="auto"/>
        <w:right w:val="none" w:sz="0" w:space="0" w:color="auto"/>
      </w:divBdr>
    </w:div>
    <w:div w:id="392393263">
      <w:bodyDiv w:val="1"/>
      <w:marLeft w:val="0"/>
      <w:marRight w:val="0"/>
      <w:marTop w:val="0"/>
      <w:marBottom w:val="0"/>
      <w:divBdr>
        <w:top w:val="none" w:sz="0" w:space="0" w:color="auto"/>
        <w:left w:val="none" w:sz="0" w:space="0" w:color="auto"/>
        <w:bottom w:val="none" w:sz="0" w:space="0" w:color="auto"/>
        <w:right w:val="none" w:sz="0" w:space="0" w:color="auto"/>
      </w:divBdr>
    </w:div>
    <w:div w:id="415593999">
      <w:bodyDiv w:val="1"/>
      <w:marLeft w:val="0"/>
      <w:marRight w:val="0"/>
      <w:marTop w:val="0"/>
      <w:marBottom w:val="0"/>
      <w:divBdr>
        <w:top w:val="none" w:sz="0" w:space="0" w:color="auto"/>
        <w:left w:val="none" w:sz="0" w:space="0" w:color="auto"/>
        <w:bottom w:val="none" w:sz="0" w:space="0" w:color="auto"/>
        <w:right w:val="none" w:sz="0" w:space="0" w:color="auto"/>
      </w:divBdr>
    </w:div>
    <w:div w:id="454108107">
      <w:bodyDiv w:val="1"/>
      <w:marLeft w:val="0"/>
      <w:marRight w:val="0"/>
      <w:marTop w:val="0"/>
      <w:marBottom w:val="0"/>
      <w:divBdr>
        <w:top w:val="none" w:sz="0" w:space="0" w:color="auto"/>
        <w:left w:val="none" w:sz="0" w:space="0" w:color="auto"/>
        <w:bottom w:val="none" w:sz="0" w:space="0" w:color="auto"/>
        <w:right w:val="none" w:sz="0" w:space="0" w:color="auto"/>
      </w:divBdr>
    </w:div>
    <w:div w:id="854226933">
      <w:bodyDiv w:val="1"/>
      <w:marLeft w:val="0"/>
      <w:marRight w:val="0"/>
      <w:marTop w:val="0"/>
      <w:marBottom w:val="0"/>
      <w:divBdr>
        <w:top w:val="none" w:sz="0" w:space="0" w:color="auto"/>
        <w:left w:val="none" w:sz="0" w:space="0" w:color="auto"/>
        <w:bottom w:val="none" w:sz="0" w:space="0" w:color="auto"/>
        <w:right w:val="none" w:sz="0" w:space="0" w:color="auto"/>
      </w:divBdr>
    </w:div>
    <w:div w:id="860096511">
      <w:bodyDiv w:val="1"/>
      <w:marLeft w:val="0"/>
      <w:marRight w:val="0"/>
      <w:marTop w:val="0"/>
      <w:marBottom w:val="0"/>
      <w:divBdr>
        <w:top w:val="none" w:sz="0" w:space="0" w:color="auto"/>
        <w:left w:val="none" w:sz="0" w:space="0" w:color="auto"/>
        <w:bottom w:val="none" w:sz="0" w:space="0" w:color="auto"/>
        <w:right w:val="none" w:sz="0" w:space="0" w:color="auto"/>
      </w:divBdr>
    </w:div>
    <w:div w:id="890775325">
      <w:bodyDiv w:val="1"/>
      <w:marLeft w:val="0"/>
      <w:marRight w:val="0"/>
      <w:marTop w:val="0"/>
      <w:marBottom w:val="0"/>
      <w:divBdr>
        <w:top w:val="none" w:sz="0" w:space="0" w:color="auto"/>
        <w:left w:val="none" w:sz="0" w:space="0" w:color="auto"/>
        <w:bottom w:val="none" w:sz="0" w:space="0" w:color="auto"/>
        <w:right w:val="none" w:sz="0" w:space="0" w:color="auto"/>
      </w:divBdr>
    </w:div>
    <w:div w:id="1270746423">
      <w:bodyDiv w:val="1"/>
      <w:marLeft w:val="0"/>
      <w:marRight w:val="0"/>
      <w:marTop w:val="0"/>
      <w:marBottom w:val="0"/>
      <w:divBdr>
        <w:top w:val="none" w:sz="0" w:space="0" w:color="auto"/>
        <w:left w:val="none" w:sz="0" w:space="0" w:color="auto"/>
        <w:bottom w:val="none" w:sz="0" w:space="0" w:color="auto"/>
        <w:right w:val="none" w:sz="0" w:space="0" w:color="auto"/>
      </w:divBdr>
    </w:div>
    <w:div w:id="1373578024">
      <w:bodyDiv w:val="1"/>
      <w:marLeft w:val="0"/>
      <w:marRight w:val="0"/>
      <w:marTop w:val="0"/>
      <w:marBottom w:val="0"/>
      <w:divBdr>
        <w:top w:val="none" w:sz="0" w:space="0" w:color="auto"/>
        <w:left w:val="none" w:sz="0" w:space="0" w:color="auto"/>
        <w:bottom w:val="none" w:sz="0" w:space="0" w:color="auto"/>
        <w:right w:val="none" w:sz="0" w:space="0" w:color="auto"/>
      </w:divBdr>
    </w:div>
    <w:div w:id="1508442811">
      <w:bodyDiv w:val="1"/>
      <w:marLeft w:val="0"/>
      <w:marRight w:val="0"/>
      <w:marTop w:val="0"/>
      <w:marBottom w:val="0"/>
      <w:divBdr>
        <w:top w:val="none" w:sz="0" w:space="0" w:color="auto"/>
        <w:left w:val="none" w:sz="0" w:space="0" w:color="auto"/>
        <w:bottom w:val="none" w:sz="0" w:space="0" w:color="auto"/>
        <w:right w:val="none" w:sz="0" w:space="0" w:color="auto"/>
      </w:divBdr>
    </w:div>
    <w:div w:id="1580215993">
      <w:bodyDiv w:val="1"/>
      <w:marLeft w:val="0"/>
      <w:marRight w:val="0"/>
      <w:marTop w:val="0"/>
      <w:marBottom w:val="0"/>
      <w:divBdr>
        <w:top w:val="none" w:sz="0" w:space="0" w:color="auto"/>
        <w:left w:val="none" w:sz="0" w:space="0" w:color="auto"/>
        <w:bottom w:val="none" w:sz="0" w:space="0" w:color="auto"/>
        <w:right w:val="none" w:sz="0" w:space="0" w:color="auto"/>
      </w:divBdr>
    </w:div>
    <w:div w:id="1658025426">
      <w:bodyDiv w:val="1"/>
      <w:marLeft w:val="0"/>
      <w:marRight w:val="0"/>
      <w:marTop w:val="0"/>
      <w:marBottom w:val="0"/>
      <w:divBdr>
        <w:top w:val="none" w:sz="0" w:space="0" w:color="auto"/>
        <w:left w:val="none" w:sz="0" w:space="0" w:color="auto"/>
        <w:bottom w:val="none" w:sz="0" w:space="0" w:color="auto"/>
        <w:right w:val="none" w:sz="0" w:space="0" w:color="auto"/>
      </w:divBdr>
    </w:div>
    <w:div w:id="1659572285">
      <w:bodyDiv w:val="1"/>
      <w:marLeft w:val="0"/>
      <w:marRight w:val="0"/>
      <w:marTop w:val="0"/>
      <w:marBottom w:val="0"/>
      <w:divBdr>
        <w:top w:val="none" w:sz="0" w:space="0" w:color="auto"/>
        <w:left w:val="none" w:sz="0" w:space="0" w:color="auto"/>
        <w:bottom w:val="none" w:sz="0" w:space="0" w:color="auto"/>
        <w:right w:val="none" w:sz="0" w:space="0" w:color="auto"/>
      </w:divBdr>
    </w:div>
    <w:div w:id="1660038851">
      <w:bodyDiv w:val="1"/>
      <w:marLeft w:val="0"/>
      <w:marRight w:val="0"/>
      <w:marTop w:val="0"/>
      <w:marBottom w:val="0"/>
      <w:divBdr>
        <w:top w:val="none" w:sz="0" w:space="0" w:color="auto"/>
        <w:left w:val="none" w:sz="0" w:space="0" w:color="auto"/>
        <w:bottom w:val="none" w:sz="0" w:space="0" w:color="auto"/>
        <w:right w:val="none" w:sz="0" w:space="0" w:color="auto"/>
      </w:divBdr>
    </w:div>
    <w:div w:id="211478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image" Target="media/image2.emf"/><Relationship Id="rId19" Type="http://schemas.microsoft.com/office/2018/08/relationships/commentsExtensible" Target="commentsExtensible.xml"/><Relationship Id="rId31" Type="http://schemas.openxmlformats.org/officeDocument/2006/relationships/image" Target="media/image16.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gif"/><Relationship Id="rId22" Type="http://schemas.openxmlformats.org/officeDocument/2006/relationships/header" Target="head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Sal04</b:Tag>
    <b:SourceType>Book</b:SourceType>
    <b:Guid>{83D27863-8840-4E95-ACB8-A6BCE64F7B33}</b:Guid>
    <b:Title>Sensitivity Analysis in Practice</b:Title>
    <b:Year>2004</b:Year>
    <b:Publisher>John Wiley &amp; Sons</b:Publisher>
    <b:Author>
      <b:Author>
        <b:NameList>
          <b:Person>
            <b:Last>Saltelli</b:Last>
            <b:First>Andrea</b:First>
          </b:Person>
          <b:Person>
            <b:Last>Tarantola</b:Last>
            <b:First>Stefano</b:First>
          </b:Person>
          <b:Person>
            <b:Last>Campolongo</b:Last>
            <b:First>Francesca</b:First>
          </b:Person>
          <b:Person>
            <b:Last>Ratto</b:Last>
            <b:First>Marco</b:First>
          </b:Person>
        </b:NameList>
      </b:Author>
    </b:Author>
    <b:RefOrder>1</b:RefOrder>
  </b:Source>
  <b:Source>
    <b:Tag>Sal10</b:Tag>
    <b:SourceType>JournalArticle</b:SourceType>
    <b:Guid>{BC57327A-0597-420D-8C1B-B20C06A7F14A}</b:Guid>
    <b:Title>Variance based sensitivity analysis of model output: Design and estimator for the total sensitivity index</b:Title>
    <b:Year>2010</b:Year>
    <b:Author>
      <b:Author>
        <b:NameList>
          <b:Person>
            <b:Last>Saltelli</b:Last>
            <b:First>Andrea</b:First>
          </b:Person>
          <b:Person>
            <b:Last>Annoni</b:Last>
            <b:First>Paolo</b:First>
          </b:Person>
          <b:Person>
            <b:Last>Azzini</b:Last>
            <b:First>Ivano</b:First>
          </b:Person>
          <b:Person>
            <b:Last>Campolongo</b:Last>
            <b:First>Francesca</b:First>
          </b:Person>
          <b:Person>
            <b:Last>Ratto</b:Last>
            <b:First>Marco</b:First>
          </b:Person>
          <b:Person>
            <b:Last>Tarantola</b:Last>
            <b:First>Stefano</b:First>
          </b:Person>
        </b:NameList>
      </b:Author>
    </b:Author>
    <b:JournalName>Computer Physics Communications</b:JournalName>
    <b:Pages>259-270</b:Pages>
    <b:Volume>181</b:Volume>
    <b:RefOrder>2</b:RefOrder>
  </b:Source>
</b:Sources>
</file>

<file path=customXml/itemProps1.xml><?xml version="1.0" encoding="utf-8"?>
<ds:datastoreItem xmlns:ds="http://schemas.openxmlformats.org/officeDocument/2006/customXml" ds:itemID="{3DF3478F-B960-4D73-8234-0D713816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15175</Words>
  <Characters>86498</Characters>
  <Application>Microsoft Office Word</Application>
  <DocSecurity>4</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Hanes, Rebecca</dc:creator>
  <cp:keywords/>
  <dc:description/>
  <cp:lastModifiedBy>Bush, Brian</cp:lastModifiedBy>
  <cp:revision>2</cp:revision>
  <dcterms:created xsi:type="dcterms:W3CDTF">2020-09-14T02:50:00Z</dcterms:created>
  <dcterms:modified xsi:type="dcterms:W3CDTF">2020-09-14T02:50:00Z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id="XtQCkuaC"/&gt;&lt;style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